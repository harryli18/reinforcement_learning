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464C60" w14:textId="100B3BAB" w:rsidR="003F5F8B" w:rsidRPr="007637BC" w:rsidRDefault="006432CC" w:rsidP="006432CC">
      <w:pPr>
        <w:spacing w:after="60"/>
        <w:jc w:val="center"/>
        <w:rPr>
          <w:rFonts w:ascii="Arial" w:hAnsi="Arial" w:cs="Arial"/>
        </w:rPr>
      </w:pPr>
      <w:r w:rsidRPr="007637BC">
        <w:rPr>
          <w:rFonts w:ascii="Arial" w:hAnsi="Arial" w:cs="Arial"/>
        </w:rPr>
        <w:t>INM 426 – Software Agents</w:t>
      </w:r>
    </w:p>
    <w:p w14:paraId="19FCB629" w14:textId="0B5E41C6" w:rsidR="006432CC" w:rsidRPr="00A031E9" w:rsidRDefault="006432CC" w:rsidP="006432CC">
      <w:pPr>
        <w:spacing w:after="60"/>
        <w:jc w:val="center"/>
        <w:rPr>
          <w:rFonts w:ascii="Arial" w:hAnsi="Arial" w:cs="Arial"/>
          <w:b/>
        </w:rPr>
      </w:pPr>
      <w:r w:rsidRPr="00A031E9">
        <w:rPr>
          <w:rFonts w:ascii="Arial" w:hAnsi="Arial" w:cs="Arial"/>
          <w:b/>
        </w:rPr>
        <w:t xml:space="preserve">Lego Home </w:t>
      </w:r>
      <w:r w:rsidR="00A031E9">
        <w:rPr>
          <w:rFonts w:ascii="Arial" w:hAnsi="Arial" w:cs="Arial"/>
          <w:b/>
        </w:rPr>
        <w:t xml:space="preserve">Finding </w:t>
      </w:r>
      <w:r w:rsidRPr="00A031E9">
        <w:rPr>
          <w:rFonts w:ascii="Arial" w:hAnsi="Arial" w:cs="Arial"/>
          <w:b/>
        </w:rPr>
        <w:t>with Q-learning</w:t>
      </w:r>
    </w:p>
    <w:p w14:paraId="37786A8F" w14:textId="7928C1BE" w:rsidR="006432CC" w:rsidRPr="007637BC" w:rsidRDefault="006432CC" w:rsidP="00302ED6">
      <w:pPr>
        <w:spacing w:after="60"/>
        <w:jc w:val="center"/>
        <w:rPr>
          <w:rFonts w:ascii="Arial" w:hAnsi="Arial" w:cs="Arial"/>
        </w:rPr>
      </w:pPr>
      <w:r w:rsidRPr="007637BC">
        <w:rPr>
          <w:rFonts w:ascii="Arial" w:hAnsi="Arial" w:cs="Arial"/>
        </w:rPr>
        <w:t>Harry Li, Xin Li</w:t>
      </w:r>
    </w:p>
    <w:p w14:paraId="178465B1" w14:textId="7EAFFFD4" w:rsidR="006432CC" w:rsidRPr="007637BC" w:rsidRDefault="006432CC" w:rsidP="00A031E9">
      <w:pPr>
        <w:pStyle w:val="Heading1"/>
      </w:pPr>
      <w:r w:rsidRPr="007637BC">
        <w:t>Introduction</w:t>
      </w:r>
    </w:p>
    <w:p w14:paraId="1B8FF782" w14:textId="0665D3C2" w:rsidR="00544708" w:rsidRDefault="007637BC" w:rsidP="007637BC">
      <w:pPr>
        <w:spacing w:after="60"/>
        <w:jc w:val="both"/>
        <w:rPr>
          <w:rFonts w:ascii="Arial" w:hAnsi="Arial" w:cs="Arial"/>
        </w:rPr>
      </w:pPr>
      <w:r>
        <w:rPr>
          <w:rFonts w:ascii="Arial" w:hAnsi="Arial" w:cs="Arial"/>
        </w:rPr>
        <w:t>Q-learning is one of the early breakthroughs in reinforcement learning developed by Chris Watkins in 1989 when he was a graduate student at Cambridge University. The algorithm is efficient and simple</w:t>
      </w:r>
      <w:r w:rsidR="00544708">
        <w:rPr>
          <w:rFonts w:ascii="Arial" w:hAnsi="Arial" w:cs="Arial"/>
        </w:rPr>
        <w:t>. It is</w:t>
      </w:r>
      <w:r>
        <w:rPr>
          <w:rFonts w:ascii="Arial" w:hAnsi="Arial" w:cs="Arial"/>
        </w:rPr>
        <w:t xml:space="preserve"> still one of </w:t>
      </w:r>
      <w:r w:rsidR="00544708">
        <w:rPr>
          <w:rFonts w:ascii="Arial" w:hAnsi="Arial" w:cs="Arial"/>
        </w:rPr>
        <w:t>the most popular</w:t>
      </w:r>
      <w:r>
        <w:rPr>
          <w:rFonts w:ascii="Arial" w:hAnsi="Arial" w:cs="Arial"/>
        </w:rPr>
        <w:t xml:space="preserve"> algorithms today.</w:t>
      </w:r>
      <w:r w:rsidR="00544708">
        <w:rPr>
          <w:rFonts w:ascii="Arial" w:hAnsi="Arial" w:cs="Arial"/>
        </w:rPr>
        <w:t xml:space="preserve"> </w:t>
      </w:r>
      <w:r>
        <w:rPr>
          <w:rFonts w:ascii="Arial" w:hAnsi="Arial" w:cs="Arial"/>
        </w:rPr>
        <w:t xml:space="preserve">This report shows </w:t>
      </w:r>
      <w:r w:rsidR="00A031E9">
        <w:rPr>
          <w:rFonts w:ascii="Arial" w:hAnsi="Arial" w:cs="Arial"/>
        </w:rPr>
        <w:t>the</w:t>
      </w:r>
      <w:r>
        <w:rPr>
          <w:rFonts w:ascii="Arial" w:hAnsi="Arial" w:cs="Arial"/>
        </w:rPr>
        <w:t xml:space="preserve"> implementation of Q-learning in a navigation task. The impact of different parameters (e.g. learning rate, discount rate, exploration factor, decay) are </w:t>
      </w:r>
      <w:r w:rsidR="000236BA">
        <w:rPr>
          <w:rFonts w:ascii="Arial" w:hAnsi="Arial" w:cs="Arial"/>
        </w:rPr>
        <w:t>studied</w:t>
      </w:r>
      <w:r>
        <w:rPr>
          <w:rFonts w:ascii="Arial" w:hAnsi="Arial" w:cs="Arial"/>
        </w:rPr>
        <w:t xml:space="preserve">. </w:t>
      </w:r>
      <w:r w:rsidR="00544708">
        <w:rPr>
          <w:rFonts w:ascii="Arial" w:hAnsi="Arial" w:cs="Arial"/>
        </w:rPr>
        <w:t>A</w:t>
      </w:r>
      <w:r>
        <w:rPr>
          <w:rFonts w:ascii="Arial" w:hAnsi="Arial" w:cs="Arial"/>
        </w:rPr>
        <w:t xml:space="preserve"> grid search is performed to </w:t>
      </w:r>
      <w:r w:rsidR="000236BA">
        <w:rPr>
          <w:rFonts w:ascii="Arial" w:hAnsi="Arial" w:cs="Arial"/>
        </w:rPr>
        <w:t>find</w:t>
      </w:r>
      <w:r>
        <w:rPr>
          <w:rFonts w:ascii="Arial" w:hAnsi="Arial" w:cs="Arial"/>
        </w:rPr>
        <w:t xml:space="preserve"> the optimal </w:t>
      </w:r>
      <w:r w:rsidR="00AA1E42">
        <w:rPr>
          <w:rFonts w:ascii="Arial" w:hAnsi="Arial" w:cs="Arial"/>
        </w:rPr>
        <w:t>combination</w:t>
      </w:r>
      <w:r>
        <w:rPr>
          <w:rFonts w:ascii="Arial" w:hAnsi="Arial" w:cs="Arial"/>
        </w:rPr>
        <w:t>.</w:t>
      </w:r>
      <w:r w:rsidR="00544708">
        <w:rPr>
          <w:rFonts w:ascii="Arial" w:hAnsi="Arial" w:cs="Arial"/>
        </w:rPr>
        <w:t xml:space="preserve"> Furthermore, Double Q-learning, invented to </w:t>
      </w:r>
      <w:r w:rsidR="002A4C17">
        <w:rPr>
          <w:rFonts w:ascii="Arial" w:hAnsi="Arial" w:cs="Arial"/>
        </w:rPr>
        <w:t>solve</w:t>
      </w:r>
      <w:r w:rsidR="00544708">
        <w:rPr>
          <w:rFonts w:ascii="Arial" w:hAnsi="Arial" w:cs="Arial"/>
        </w:rPr>
        <w:t xml:space="preserve"> overestimation </w:t>
      </w:r>
      <w:r w:rsidR="000236BA">
        <w:rPr>
          <w:rFonts w:ascii="Arial" w:hAnsi="Arial" w:cs="Arial"/>
        </w:rPr>
        <w:t>from</w:t>
      </w:r>
      <w:r w:rsidR="00544708">
        <w:rPr>
          <w:rFonts w:ascii="Arial" w:hAnsi="Arial" w:cs="Arial"/>
        </w:rPr>
        <w:t xml:space="preserve"> Q-learning, is implemented to understand the differences to Q-learning. In addition, the parallelism between Q-learning and psychological learning theories is discussed.</w:t>
      </w:r>
    </w:p>
    <w:p w14:paraId="14931813" w14:textId="77777777" w:rsidR="00B64B91" w:rsidRDefault="00B64B91" w:rsidP="007637BC">
      <w:pPr>
        <w:spacing w:after="60"/>
        <w:jc w:val="both"/>
        <w:rPr>
          <w:rFonts w:ascii="Arial" w:hAnsi="Arial" w:cs="Arial"/>
        </w:rPr>
      </w:pPr>
    </w:p>
    <w:p w14:paraId="1598F7CA" w14:textId="2C1B93A2" w:rsidR="00A031E9" w:rsidRDefault="00A031E9" w:rsidP="00A031E9">
      <w:pPr>
        <w:pStyle w:val="Heading1"/>
        <w:numPr>
          <w:ilvl w:val="0"/>
          <w:numId w:val="1"/>
        </w:numPr>
        <w:ind w:left="284" w:hanging="284"/>
      </w:pPr>
      <w:r>
        <w:t>Basic</w:t>
      </w:r>
    </w:p>
    <w:p w14:paraId="750CE4E8" w14:textId="1AD5B3FA" w:rsidR="00A031E9" w:rsidRDefault="00A031E9" w:rsidP="00A031E9">
      <w:pPr>
        <w:pStyle w:val="Heading2"/>
        <w:numPr>
          <w:ilvl w:val="1"/>
          <w:numId w:val="1"/>
        </w:numPr>
        <w:ind w:left="426" w:hanging="426"/>
      </w:pPr>
      <w:r>
        <w:t>Domain and Task</w:t>
      </w:r>
    </w:p>
    <w:p w14:paraId="2E262713" w14:textId="53A24E8B" w:rsidR="00A031E9" w:rsidRDefault="00A031E9" w:rsidP="00A031E9">
      <w:pPr>
        <w:spacing w:after="60"/>
        <w:jc w:val="both"/>
        <w:rPr>
          <w:rFonts w:ascii="Arial" w:hAnsi="Arial" w:cs="Arial"/>
        </w:rPr>
      </w:pPr>
      <w:r w:rsidRPr="00A031E9">
        <w:rPr>
          <w:rFonts w:ascii="Arial" w:hAnsi="Arial" w:cs="Arial"/>
        </w:rPr>
        <w:t xml:space="preserve">The domain is the central part of London Underground with random starting station and a defined </w:t>
      </w:r>
      <w:r w:rsidR="002A4C17">
        <w:rPr>
          <w:rFonts w:ascii="Arial" w:hAnsi="Arial" w:cs="Arial"/>
        </w:rPr>
        <w:t>destination</w:t>
      </w:r>
      <w:r w:rsidRPr="00A031E9">
        <w:rPr>
          <w:rFonts w:ascii="Arial" w:hAnsi="Arial" w:cs="Arial"/>
        </w:rPr>
        <w:t xml:space="preserve"> station of Leicester Square (</w:t>
      </w:r>
      <w:r>
        <w:rPr>
          <w:rFonts w:ascii="Arial" w:hAnsi="Arial" w:cs="Arial"/>
        </w:rPr>
        <w:t>S</w:t>
      </w:r>
      <w:r w:rsidRPr="00A031E9">
        <w:rPr>
          <w:rFonts w:ascii="Arial" w:hAnsi="Arial" w:cs="Arial"/>
        </w:rPr>
        <w:t>tation 7 in Figure 2) where the Lego store is based. It is an episodic finite navigation task. The agent is set to find the shortest path from the random starting station to the destination.</w:t>
      </w:r>
    </w:p>
    <w:tbl>
      <w:tblPr>
        <w:tblStyle w:val="TableGrid"/>
        <w:tblW w:w="0" w:type="auto"/>
        <w:jc w:val="center"/>
        <w:tblLook w:val="04A0" w:firstRow="1" w:lastRow="0" w:firstColumn="1" w:lastColumn="0" w:noHBand="0" w:noVBand="1"/>
      </w:tblPr>
      <w:tblGrid>
        <w:gridCol w:w="4508"/>
        <w:gridCol w:w="4508"/>
      </w:tblGrid>
      <w:tr w:rsidR="00A031E9" w14:paraId="18A98489" w14:textId="77777777" w:rsidTr="000236BA">
        <w:trPr>
          <w:jc w:val="center"/>
        </w:trPr>
        <w:tc>
          <w:tcPr>
            <w:tcW w:w="4508" w:type="dxa"/>
            <w:vAlign w:val="center"/>
          </w:tcPr>
          <w:p w14:paraId="44EA8C5A" w14:textId="6D4C9054" w:rsidR="00A031E9" w:rsidRDefault="00A031E9" w:rsidP="000236BA">
            <w:pPr>
              <w:spacing w:after="60"/>
              <w:jc w:val="center"/>
              <w:rPr>
                <w:rFonts w:ascii="Arial" w:hAnsi="Arial" w:cs="Arial"/>
              </w:rPr>
            </w:pPr>
            <w:r>
              <w:rPr>
                <w:rFonts w:ascii="Calibri" w:hAnsi="Calibri" w:cs="Calibri"/>
                <w:noProof/>
                <w:color w:val="000000"/>
              </w:rPr>
              <w:drawing>
                <wp:inline distT="0" distB="0" distL="0" distR="0" wp14:anchorId="41653387" wp14:editId="20C709FA">
                  <wp:extent cx="2479431" cy="1866505"/>
                  <wp:effectExtent l="0" t="0" r="0" b="635"/>
                  <wp:docPr id="1" name="Picture 1" descr="https://lh6.googleusercontent.com/9B1EbAu4kpB8Rxkv-xmpqXUnZu3lhjkPrqn_SwueRd0ayEAdam7D4M5RW4GDBSK8kPpf15b28ywNZhAaV7xEGfYb4DU53tnc4JZms6Gk24vCWvmTGuwGKyyIxGJI-EGWh2BBzh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9B1EbAu4kpB8Rxkv-xmpqXUnZu3lhjkPrqn_SwueRd0ayEAdam7D4M5RW4GDBSK8kPpf15b28ywNZhAaV7xEGfYb4DU53tnc4JZms6Gk24vCWvmTGuwGKyyIxGJI-EGWh2BBzhf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96123" cy="1879070"/>
                          </a:xfrm>
                          <a:prstGeom prst="rect">
                            <a:avLst/>
                          </a:prstGeom>
                          <a:noFill/>
                          <a:ln>
                            <a:noFill/>
                          </a:ln>
                        </pic:spPr>
                      </pic:pic>
                    </a:graphicData>
                  </a:graphic>
                </wp:inline>
              </w:drawing>
            </w:r>
          </w:p>
        </w:tc>
        <w:tc>
          <w:tcPr>
            <w:tcW w:w="4508" w:type="dxa"/>
            <w:vAlign w:val="center"/>
          </w:tcPr>
          <w:p w14:paraId="75174470" w14:textId="5F532B7E" w:rsidR="00A031E9" w:rsidRDefault="00A031E9" w:rsidP="00A031E9">
            <w:pPr>
              <w:spacing w:after="60"/>
              <w:jc w:val="both"/>
              <w:rPr>
                <w:rFonts w:ascii="Arial" w:hAnsi="Arial" w:cs="Arial"/>
              </w:rPr>
            </w:pPr>
            <w:r>
              <w:rPr>
                <w:rFonts w:ascii="Calibri" w:hAnsi="Calibri" w:cs="Calibri"/>
                <w:noProof/>
                <w:color w:val="6AA84F"/>
              </w:rPr>
              <w:drawing>
                <wp:inline distT="0" distB="0" distL="0" distR="0" wp14:anchorId="2ADFFE6F" wp14:editId="323611BC">
                  <wp:extent cx="2725420" cy="1670685"/>
                  <wp:effectExtent l="0" t="0" r="0" b="5715"/>
                  <wp:docPr id="2" name="Picture 2" descr="https://lh3.googleusercontent.com/asbKjLmPk8e4h8HoE-DrdfkXfvPiPzSg36lX5YIhylegD7OW2xQpcpb_VMW9dQzu11pp1AWkFK0rkEANfAHph-LnFdgzoABfvqOHDM42slrpNgDe0panGKsMuJjjH46N4SP1xh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asbKjLmPk8e4h8HoE-DrdfkXfvPiPzSg36lX5YIhylegD7OW2xQpcpb_VMW9dQzu11pp1AWkFK0rkEANfAHph-LnFdgzoABfvqOHDM42slrpNgDe0panGKsMuJjjH46N4SP1xhP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25420" cy="1670685"/>
                          </a:xfrm>
                          <a:prstGeom prst="rect">
                            <a:avLst/>
                          </a:prstGeom>
                          <a:noFill/>
                          <a:ln>
                            <a:noFill/>
                          </a:ln>
                        </pic:spPr>
                      </pic:pic>
                    </a:graphicData>
                  </a:graphic>
                </wp:inline>
              </w:drawing>
            </w:r>
          </w:p>
        </w:tc>
      </w:tr>
      <w:tr w:rsidR="00A031E9" w14:paraId="19A92AA1" w14:textId="77777777" w:rsidTr="000236BA">
        <w:trPr>
          <w:jc w:val="center"/>
        </w:trPr>
        <w:tc>
          <w:tcPr>
            <w:tcW w:w="4508" w:type="dxa"/>
          </w:tcPr>
          <w:p w14:paraId="3A4E3B62" w14:textId="0F0BF61C" w:rsidR="00A031E9" w:rsidRDefault="00A031E9" w:rsidP="00A031E9">
            <w:pPr>
              <w:spacing w:after="60"/>
              <w:jc w:val="center"/>
              <w:rPr>
                <w:rFonts w:ascii="Arial" w:hAnsi="Arial" w:cs="Arial"/>
              </w:rPr>
            </w:pPr>
            <w:r w:rsidRPr="00A031E9">
              <w:rPr>
                <w:rFonts w:ascii="Arial" w:hAnsi="Arial" w:cs="Arial"/>
                <w:sz w:val="16"/>
              </w:rPr>
              <w:t>Figure 1</w:t>
            </w:r>
            <w:r>
              <w:rPr>
                <w:rFonts w:ascii="Arial" w:hAnsi="Arial" w:cs="Arial"/>
                <w:sz w:val="16"/>
              </w:rPr>
              <w:t>. London Underground Lego map</w:t>
            </w:r>
          </w:p>
        </w:tc>
        <w:tc>
          <w:tcPr>
            <w:tcW w:w="4508" w:type="dxa"/>
          </w:tcPr>
          <w:p w14:paraId="6649009B" w14:textId="06CEFAF0" w:rsidR="00A031E9" w:rsidRDefault="00A031E9" w:rsidP="00A031E9">
            <w:pPr>
              <w:spacing w:after="60"/>
              <w:jc w:val="center"/>
              <w:rPr>
                <w:rFonts w:ascii="Arial" w:hAnsi="Arial" w:cs="Arial"/>
              </w:rPr>
            </w:pPr>
            <w:r w:rsidRPr="00A031E9">
              <w:rPr>
                <w:rFonts w:ascii="Arial" w:hAnsi="Arial" w:cs="Arial"/>
                <w:sz w:val="16"/>
              </w:rPr>
              <w:t>Figure 2.</w:t>
            </w:r>
            <w:r>
              <w:rPr>
                <w:rFonts w:ascii="Arial" w:hAnsi="Arial" w:cs="Arial"/>
                <w:sz w:val="16"/>
              </w:rPr>
              <w:t xml:space="preserve"> Graphic representation of the domain</w:t>
            </w:r>
          </w:p>
        </w:tc>
      </w:tr>
    </w:tbl>
    <w:p w14:paraId="413FD182" w14:textId="77777777" w:rsidR="00B64B91" w:rsidRPr="00B64B91" w:rsidRDefault="00B64B91" w:rsidP="00B64B91">
      <w:pPr>
        <w:pStyle w:val="Heading2"/>
        <w:rPr>
          <w:rFonts w:cs="Arial"/>
        </w:rPr>
      </w:pPr>
    </w:p>
    <w:p w14:paraId="600DC67A" w14:textId="29E49549" w:rsidR="00A031E9" w:rsidRDefault="00A031E9" w:rsidP="00A031E9">
      <w:pPr>
        <w:pStyle w:val="Heading2"/>
        <w:numPr>
          <w:ilvl w:val="1"/>
          <w:numId w:val="1"/>
        </w:numPr>
        <w:ind w:left="426" w:hanging="426"/>
        <w:rPr>
          <w:rFonts w:cs="Arial"/>
        </w:rPr>
      </w:pPr>
      <w:r w:rsidRPr="00A031E9">
        <w:t>State</w:t>
      </w:r>
      <w:r>
        <w:rPr>
          <w:rFonts w:cs="Arial"/>
        </w:rPr>
        <w:t xml:space="preserve"> Transition Function</w:t>
      </w:r>
    </w:p>
    <w:p w14:paraId="4B646BC8" w14:textId="71B1FB01" w:rsidR="00A031E9" w:rsidRDefault="00A031E9" w:rsidP="00A031E9">
      <w:pPr>
        <w:spacing w:after="60"/>
        <w:jc w:val="both"/>
        <w:rPr>
          <w:rFonts w:ascii="Arial" w:hAnsi="Arial" w:cs="Arial"/>
        </w:rPr>
      </w:pPr>
      <w:r w:rsidRPr="00A031E9">
        <w:rPr>
          <w:rFonts w:ascii="Arial" w:hAnsi="Arial" w:cs="Arial"/>
        </w:rPr>
        <w:t>The state provides the agent basis to make an action. It has the Markov property that every state include</w:t>
      </w:r>
      <w:r w:rsidR="00A369A7">
        <w:rPr>
          <w:rFonts w:ascii="Arial" w:hAnsi="Arial" w:cs="Arial"/>
        </w:rPr>
        <w:t>s</w:t>
      </w:r>
      <w:r w:rsidRPr="00A031E9">
        <w:rPr>
          <w:rFonts w:ascii="Arial" w:hAnsi="Arial" w:cs="Arial"/>
        </w:rPr>
        <w:t xml:space="preserve"> all the information in the past and enables the agent to make future interaction with the environment. The state transition function represents the successor state an agent could be ended up after taking action. It is part of the environment outside the control of the agent. In Dynamic Programming (DP), the state transition is controlled by the state transition probabilities. In Monte Carlo (MC) and Temporal Difference (TD) methods, the transition probabilities are generally unknown to the agent. </w:t>
      </w:r>
      <w:proofErr w:type="gramStart"/>
      <w:r w:rsidRPr="00A031E9">
        <w:rPr>
          <w:rFonts w:ascii="Arial" w:hAnsi="Arial" w:cs="Arial"/>
        </w:rPr>
        <w:t>Thus</w:t>
      </w:r>
      <w:proofErr w:type="gramEnd"/>
      <w:r w:rsidRPr="00A031E9">
        <w:rPr>
          <w:rFonts w:ascii="Arial" w:hAnsi="Arial" w:cs="Arial"/>
        </w:rPr>
        <w:t xml:space="preserve"> the agent has an equal probability to transit into any possible successor state including the current </w:t>
      </w:r>
      <w:r w:rsidR="000236BA">
        <w:rPr>
          <w:rFonts w:ascii="Arial" w:hAnsi="Arial" w:cs="Arial"/>
        </w:rPr>
        <w:t>one</w:t>
      </w:r>
      <w:r w:rsidRPr="00A031E9">
        <w:rPr>
          <w:rFonts w:ascii="Arial" w:hAnsi="Arial" w:cs="Arial"/>
        </w:rPr>
        <w:t xml:space="preserve">. </w:t>
      </w:r>
      <w:r w:rsidR="000236BA">
        <w:rPr>
          <w:rFonts w:ascii="Arial" w:hAnsi="Arial" w:cs="Arial"/>
        </w:rPr>
        <w:t>[4]</w:t>
      </w:r>
    </w:p>
    <w:p w14:paraId="4B476A78" w14:textId="77777777" w:rsidR="000236BA" w:rsidRPr="00A031E9" w:rsidRDefault="000236BA" w:rsidP="00A031E9">
      <w:pPr>
        <w:spacing w:after="60"/>
        <w:jc w:val="both"/>
        <w:rPr>
          <w:rFonts w:ascii="Arial" w:hAnsi="Arial" w:cs="Arial"/>
        </w:rPr>
      </w:pPr>
    </w:p>
    <w:p w14:paraId="0A868FD5" w14:textId="6D011132" w:rsidR="00B64B91" w:rsidRDefault="00A031E9" w:rsidP="00A031E9">
      <w:pPr>
        <w:spacing w:after="60"/>
        <w:jc w:val="both"/>
        <w:rPr>
          <w:rFonts w:ascii="Arial" w:hAnsi="Arial" w:cs="Arial"/>
        </w:rPr>
      </w:pPr>
      <w:r w:rsidRPr="00A031E9">
        <w:rPr>
          <w:rFonts w:ascii="Arial" w:hAnsi="Arial" w:cs="Arial"/>
        </w:rPr>
        <w:t>Based on graphic representation in Figure 2, the state transition function can be expressed as:</w:t>
      </w:r>
    </w:p>
    <w:tbl>
      <w:tblPr>
        <w:tblStyle w:val="TableGrid"/>
        <w:tblW w:w="0" w:type="auto"/>
        <w:jc w:val="center"/>
        <w:tblLook w:val="04A0" w:firstRow="1" w:lastRow="0" w:firstColumn="1" w:lastColumn="0" w:noHBand="0" w:noVBand="1"/>
      </w:tblPr>
      <w:tblGrid>
        <w:gridCol w:w="2254"/>
        <w:gridCol w:w="2254"/>
        <w:gridCol w:w="2254"/>
        <w:gridCol w:w="2254"/>
      </w:tblGrid>
      <w:tr w:rsidR="00A369A7" w14:paraId="09825684" w14:textId="77777777" w:rsidTr="00BD06FD">
        <w:trPr>
          <w:jc w:val="center"/>
        </w:trPr>
        <w:tc>
          <w:tcPr>
            <w:tcW w:w="9016" w:type="dxa"/>
            <w:gridSpan w:val="4"/>
            <w:shd w:val="clear" w:color="auto" w:fill="F2F2F2" w:themeFill="background1" w:themeFillShade="F2"/>
            <w:vAlign w:val="center"/>
          </w:tcPr>
          <w:p w14:paraId="747361F8" w14:textId="501E4EA1" w:rsidR="00A369A7" w:rsidRPr="005C0999" w:rsidRDefault="00A369A7" w:rsidP="00A369A7">
            <w:pPr>
              <w:spacing w:after="60"/>
              <w:jc w:val="center"/>
              <w:rPr>
                <w:rFonts w:ascii="Arial" w:hAnsi="Arial" w:cs="Arial"/>
                <w:b/>
              </w:rPr>
            </w:pPr>
            <w:r w:rsidRPr="005C0999">
              <w:rPr>
                <w:rFonts w:ascii="Arial" w:hAnsi="Arial" w:cs="Arial"/>
                <w:b/>
              </w:rPr>
              <w:t>State (</w:t>
            </w:r>
            <m:oMath>
              <m:r>
                <m:rPr>
                  <m:sty m:val="bi"/>
                </m:rPr>
                <w:rPr>
                  <w:rFonts w:ascii="Cambria Math" w:hAnsi="Cambria Math" w:cs="Arial"/>
                </w:rPr>
                <m:t>s</m:t>
              </m:r>
            </m:oMath>
            <w:r w:rsidRPr="005C0999">
              <w:rPr>
                <w:rFonts w:ascii="Arial" w:hAnsi="Arial" w:cs="Arial"/>
                <w:b/>
              </w:rPr>
              <w:t>) → Next State (</w:t>
            </w:r>
            <m:oMath>
              <m:r>
                <m:rPr>
                  <m:sty m:val="bi"/>
                </m:rPr>
                <w:rPr>
                  <w:rFonts w:ascii="Cambria Math" w:hAnsi="Cambria Math" w:cs="Arial"/>
                </w:rPr>
                <m:t>s'</m:t>
              </m:r>
            </m:oMath>
            <w:r w:rsidRPr="005C0999">
              <w:rPr>
                <w:rFonts w:ascii="Arial" w:hAnsi="Arial" w:cs="Arial"/>
                <w:b/>
              </w:rPr>
              <w:t>)</w:t>
            </w:r>
          </w:p>
        </w:tc>
      </w:tr>
      <w:tr w:rsidR="00A369A7" w14:paraId="1DBFB2B1" w14:textId="77777777" w:rsidTr="00BD06FD">
        <w:trPr>
          <w:jc w:val="center"/>
        </w:trPr>
        <w:tc>
          <w:tcPr>
            <w:tcW w:w="2254" w:type="dxa"/>
          </w:tcPr>
          <w:p w14:paraId="683DBD53" w14:textId="6A2B1949" w:rsidR="00A369A7" w:rsidRDefault="00A369A7" w:rsidP="00A031E9">
            <w:pPr>
              <w:spacing w:after="60"/>
              <w:jc w:val="both"/>
              <w:rPr>
                <w:rFonts w:ascii="Arial" w:hAnsi="Arial" w:cs="Arial"/>
              </w:rPr>
            </w:pPr>
            <w:r w:rsidRPr="00A369A7">
              <w:rPr>
                <w:rFonts w:ascii="Arial" w:hAnsi="Arial" w:cs="Arial" w:hint="eastAsia"/>
              </w:rPr>
              <w:t>1</w:t>
            </w:r>
            <w:r w:rsidRPr="00A369A7">
              <w:rPr>
                <w:rFonts w:ascii="Arial" w:hAnsi="Arial" w:cs="Arial" w:hint="eastAsia"/>
              </w:rPr>
              <w:t>→</w:t>
            </w:r>
            <w:r w:rsidRPr="00A369A7">
              <w:rPr>
                <w:rFonts w:ascii="Arial" w:hAnsi="Arial" w:cs="Arial" w:hint="eastAsia"/>
              </w:rPr>
              <w:t xml:space="preserve"> {1, 2, 5}</w:t>
            </w:r>
          </w:p>
        </w:tc>
        <w:tc>
          <w:tcPr>
            <w:tcW w:w="2254" w:type="dxa"/>
          </w:tcPr>
          <w:p w14:paraId="2394FBE9" w14:textId="2A886480" w:rsidR="00A369A7" w:rsidRDefault="00A369A7" w:rsidP="00A031E9">
            <w:pPr>
              <w:spacing w:after="60"/>
              <w:jc w:val="both"/>
              <w:rPr>
                <w:rFonts w:ascii="Arial" w:hAnsi="Arial" w:cs="Arial"/>
              </w:rPr>
            </w:pPr>
            <w:r w:rsidRPr="00A369A7">
              <w:rPr>
                <w:rFonts w:ascii="Arial" w:hAnsi="Arial" w:cs="Arial" w:hint="eastAsia"/>
              </w:rPr>
              <w:t>4</w:t>
            </w:r>
            <w:r w:rsidRPr="00A369A7">
              <w:rPr>
                <w:rFonts w:ascii="Arial" w:hAnsi="Arial" w:cs="Arial" w:hint="eastAsia"/>
              </w:rPr>
              <w:t>→</w:t>
            </w:r>
            <w:r w:rsidRPr="00A369A7">
              <w:rPr>
                <w:rFonts w:ascii="Arial" w:hAnsi="Arial" w:cs="Arial" w:hint="eastAsia"/>
              </w:rPr>
              <w:t xml:space="preserve"> {3, 4, 7}</w:t>
            </w:r>
          </w:p>
        </w:tc>
        <w:tc>
          <w:tcPr>
            <w:tcW w:w="2254" w:type="dxa"/>
          </w:tcPr>
          <w:p w14:paraId="2590DC8F" w14:textId="6BC6A986" w:rsidR="00A369A7" w:rsidRDefault="00A369A7" w:rsidP="00A031E9">
            <w:pPr>
              <w:spacing w:after="60"/>
              <w:jc w:val="both"/>
              <w:rPr>
                <w:rFonts w:ascii="Arial" w:hAnsi="Arial" w:cs="Arial"/>
              </w:rPr>
            </w:pPr>
            <w:r w:rsidRPr="00A369A7">
              <w:rPr>
                <w:rFonts w:ascii="Arial" w:hAnsi="Arial" w:cs="Arial" w:hint="eastAsia"/>
              </w:rPr>
              <w:t>7</w:t>
            </w:r>
            <w:r w:rsidRPr="00A369A7">
              <w:rPr>
                <w:rFonts w:ascii="Arial" w:hAnsi="Arial" w:cs="Arial" w:hint="eastAsia"/>
              </w:rPr>
              <w:t>→</w:t>
            </w:r>
            <w:r w:rsidRPr="00A369A7">
              <w:rPr>
                <w:rFonts w:ascii="Arial" w:hAnsi="Arial" w:cs="Arial" w:hint="eastAsia"/>
              </w:rPr>
              <w:t xml:space="preserve"> {3, 4, 6, 7, 8}</w:t>
            </w:r>
          </w:p>
        </w:tc>
        <w:tc>
          <w:tcPr>
            <w:tcW w:w="2254" w:type="dxa"/>
          </w:tcPr>
          <w:p w14:paraId="416A154B" w14:textId="53B7845E" w:rsidR="00A369A7" w:rsidRDefault="00A369A7" w:rsidP="00A031E9">
            <w:pPr>
              <w:spacing w:after="60"/>
              <w:jc w:val="both"/>
              <w:rPr>
                <w:rFonts w:ascii="Arial" w:hAnsi="Arial" w:cs="Arial"/>
              </w:rPr>
            </w:pPr>
            <w:r w:rsidRPr="00A369A7">
              <w:rPr>
                <w:rFonts w:ascii="Arial" w:hAnsi="Arial" w:cs="Arial" w:hint="eastAsia"/>
              </w:rPr>
              <w:t>10</w:t>
            </w:r>
            <w:r w:rsidRPr="00A369A7">
              <w:rPr>
                <w:rFonts w:ascii="Arial" w:hAnsi="Arial" w:cs="Arial" w:hint="eastAsia"/>
              </w:rPr>
              <w:t>→</w:t>
            </w:r>
            <w:r w:rsidRPr="00A369A7">
              <w:rPr>
                <w:rFonts w:ascii="Arial" w:hAnsi="Arial" w:cs="Arial" w:hint="eastAsia"/>
              </w:rPr>
              <w:t xml:space="preserve"> {5, 9, 10, 11}</w:t>
            </w:r>
          </w:p>
        </w:tc>
      </w:tr>
      <w:tr w:rsidR="00A369A7" w14:paraId="0B3AB81D" w14:textId="77777777" w:rsidTr="00BD06FD">
        <w:trPr>
          <w:jc w:val="center"/>
        </w:trPr>
        <w:tc>
          <w:tcPr>
            <w:tcW w:w="2254" w:type="dxa"/>
          </w:tcPr>
          <w:p w14:paraId="5E36FEF9" w14:textId="1AF360AE" w:rsidR="00A369A7" w:rsidRDefault="00A369A7" w:rsidP="00A031E9">
            <w:pPr>
              <w:spacing w:after="60"/>
              <w:jc w:val="both"/>
              <w:rPr>
                <w:rFonts w:ascii="Arial" w:hAnsi="Arial" w:cs="Arial"/>
              </w:rPr>
            </w:pPr>
            <w:r w:rsidRPr="00A369A7">
              <w:rPr>
                <w:rFonts w:ascii="Arial" w:hAnsi="Arial" w:cs="Arial" w:hint="eastAsia"/>
              </w:rPr>
              <w:t>2</w:t>
            </w:r>
            <w:r w:rsidRPr="00A369A7">
              <w:rPr>
                <w:rFonts w:ascii="Arial" w:hAnsi="Arial" w:cs="Arial" w:hint="eastAsia"/>
              </w:rPr>
              <w:t>→</w:t>
            </w:r>
            <w:r w:rsidRPr="00A369A7">
              <w:rPr>
                <w:rFonts w:ascii="Arial" w:hAnsi="Arial" w:cs="Arial" w:hint="eastAsia"/>
              </w:rPr>
              <w:t xml:space="preserve"> {1, 2, 3, 5, 6}</w:t>
            </w:r>
          </w:p>
        </w:tc>
        <w:tc>
          <w:tcPr>
            <w:tcW w:w="2254" w:type="dxa"/>
          </w:tcPr>
          <w:p w14:paraId="7EE08C04" w14:textId="39906675" w:rsidR="00A369A7" w:rsidRDefault="00A369A7" w:rsidP="00A031E9">
            <w:pPr>
              <w:spacing w:after="60"/>
              <w:jc w:val="both"/>
              <w:rPr>
                <w:rFonts w:ascii="Arial" w:hAnsi="Arial" w:cs="Arial"/>
              </w:rPr>
            </w:pPr>
            <w:r w:rsidRPr="00A369A7">
              <w:rPr>
                <w:rFonts w:ascii="Arial" w:hAnsi="Arial" w:cs="Arial" w:hint="eastAsia"/>
              </w:rPr>
              <w:t>5</w:t>
            </w:r>
            <w:r w:rsidRPr="00A369A7">
              <w:rPr>
                <w:rFonts w:ascii="Arial" w:hAnsi="Arial" w:cs="Arial" w:hint="eastAsia"/>
              </w:rPr>
              <w:t>→</w:t>
            </w:r>
            <w:r w:rsidRPr="00A369A7">
              <w:rPr>
                <w:rFonts w:ascii="Arial" w:hAnsi="Arial" w:cs="Arial" w:hint="eastAsia"/>
              </w:rPr>
              <w:t xml:space="preserve"> {1, 2, 5, 6, 9, 10}</w:t>
            </w:r>
          </w:p>
        </w:tc>
        <w:tc>
          <w:tcPr>
            <w:tcW w:w="2254" w:type="dxa"/>
          </w:tcPr>
          <w:p w14:paraId="0768756F" w14:textId="65BA7766" w:rsidR="00A369A7" w:rsidRDefault="00A369A7" w:rsidP="00A031E9">
            <w:pPr>
              <w:spacing w:after="60"/>
              <w:jc w:val="both"/>
              <w:rPr>
                <w:rFonts w:ascii="Arial" w:hAnsi="Arial" w:cs="Arial"/>
              </w:rPr>
            </w:pPr>
            <w:r w:rsidRPr="00A369A7">
              <w:rPr>
                <w:rFonts w:ascii="Arial" w:hAnsi="Arial" w:cs="Arial" w:hint="eastAsia"/>
              </w:rPr>
              <w:t>8</w:t>
            </w:r>
            <w:r w:rsidRPr="00A369A7">
              <w:rPr>
                <w:rFonts w:ascii="Arial" w:hAnsi="Arial" w:cs="Arial" w:hint="eastAsia"/>
              </w:rPr>
              <w:t>→</w:t>
            </w:r>
            <w:r w:rsidRPr="00A369A7">
              <w:rPr>
                <w:rFonts w:ascii="Arial" w:hAnsi="Arial" w:cs="Arial" w:hint="eastAsia"/>
              </w:rPr>
              <w:t xml:space="preserve"> {6, 7, 11}</w:t>
            </w:r>
          </w:p>
        </w:tc>
        <w:tc>
          <w:tcPr>
            <w:tcW w:w="2254" w:type="dxa"/>
          </w:tcPr>
          <w:p w14:paraId="4D6DE017" w14:textId="424F93A2" w:rsidR="00A369A7" w:rsidRDefault="00A369A7" w:rsidP="00A031E9">
            <w:pPr>
              <w:spacing w:after="60"/>
              <w:jc w:val="both"/>
              <w:rPr>
                <w:rFonts w:ascii="Arial" w:hAnsi="Arial" w:cs="Arial"/>
              </w:rPr>
            </w:pPr>
            <w:r w:rsidRPr="00A369A7">
              <w:rPr>
                <w:rFonts w:ascii="Arial" w:hAnsi="Arial" w:cs="Arial" w:hint="eastAsia"/>
              </w:rPr>
              <w:t>11</w:t>
            </w:r>
            <w:r w:rsidRPr="00A369A7">
              <w:rPr>
                <w:rFonts w:ascii="Arial" w:hAnsi="Arial" w:cs="Arial" w:hint="eastAsia"/>
              </w:rPr>
              <w:t>→</w:t>
            </w:r>
            <w:r w:rsidRPr="00A369A7">
              <w:rPr>
                <w:rFonts w:ascii="Arial" w:hAnsi="Arial" w:cs="Arial" w:hint="eastAsia"/>
              </w:rPr>
              <w:t xml:space="preserve"> {8, 10, 11}</w:t>
            </w:r>
          </w:p>
        </w:tc>
      </w:tr>
      <w:tr w:rsidR="00A369A7" w14:paraId="0CA1A56C" w14:textId="77777777" w:rsidTr="00BD06FD">
        <w:trPr>
          <w:jc w:val="center"/>
        </w:trPr>
        <w:tc>
          <w:tcPr>
            <w:tcW w:w="2254" w:type="dxa"/>
          </w:tcPr>
          <w:p w14:paraId="66B5D745" w14:textId="5B7BE282" w:rsidR="00A369A7" w:rsidRDefault="00A369A7" w:rsidP="00A031E9">
            <w:pPr>
              <w:spacing w:after="60"/>
              <w:jc w:val="both"/>
              <w:rPr>
                <w:rFonts w:ascii="Arial" w:hAnsi="Arial" w:cs="Arial"/>
              </w:rPr>
            </w:pPr>
            <w:r w:rsidRPr="00A369A7">
              <w:rPr>
                <w:rFonts w:ascii="Arial" w:hAnsi="Arial" w:cs="Arial" w:hint="eastAsia"/>
              </w:rPr>
              <w:t>3</w:t>
            </w:r>
            <w:r w:rsidRPr="00A369A7">
              <w:rPr>
                <w:rFonts w:ascii="Arial" w:hAnsi="Arial" w:cs="Arial" w:hint="eastAsia"/>
              </w:rPr>
              <w:t>→</w:t>
            </w:r>
            <w:r w:rsidRPr="00A369A7">
              <w:rPr>
                <w:rFonts w:ascii="Arial" w:hAnsi="Arial" w:cs="Arial" w:hint="eastAsia"/>
              </w:rPr>
              <w:t xml:space="preserve"> {2, 3, 4, 7}</w:t>
            </w:r>
          </w:p>
        </w:tc>
        <w:tc>
          <w:tcPr>
            <w:tcW w:w="2254" w:type="dxa"/>
          </w:tcPr>
          <w:p w14:paraId="69106EBF" w14:textId="054EBC80" w:rsidR="00A369A7" w:rsidRDefault="00A369A7" w:rsidP="00A031E9">
            <w:pPr>
              <w:spacing w:after="60"/>
              <w:jc w:val="both"/>
              <w:rPr>
                <w:rFonts w:ascii="Arial" w:hAnsi="Arial" w:cs="Arial"/>
              </w:rPr>
            </w:pPr>
            <w:r w:rsidRPr="00A369A7">
              <w:rPr>
                <w:rFonts w:ascii="Arial" w:hAnsi="Arial" w:cs="Arial" w:hint="eastAsia"/>
              </w:rPr>
              <w:t>6</w:t>
            </w:r>
            <w:r w:rsidRPr="00A369A7">
              <w:rPr>
                <w:rFonts w:ascii="Arial" w:hAnsi="Arial" w:cs="Arial" w:hint="eastAsia"/>
              </w:rPr>
              <w:t>→</w:t>
            </w:r>
            <w:r w:rsidRPr="00A369A7">
              <w:rPr>
                <w:rFonts w:ascii="Arial" w:hAnsi="Arial" w:cs="Arial" w:hint="eastAsia"/>
              </w:rPr>
              <w:t xml:space="preserve"> {2, 5, 6, 7, 8}</w:t>
            </w:r>
          </w:p>
        </w:tc>
        <w:tc>
          <w:tcPr>
            <w:tcW w:w="2254" w:type="dxa"/>
          </w:tcPr>
          <w:p w14:paraId="367578D1" w14:textId="5ACF01E9" w:rsidR="00A369A7" w:rsidRDefault="00A369A7" w:rsidP="00A031E9">
            <w:pPr>
              <w:spacing w:after="60"/>
              <w:jc w:val="both"/>
              <w:rPr>
                <w:rFonts w:ascii="Arial" w:hAnsi="Arial" w:cs="Arial"/>
              </w:rPr>
            </w:pPr>
            <w:r w:rsidRPr="00A369A7">
              <w:rPr>
                <w:rFonts w:ascii="Arial" w:hAnsi="Arial" w:cs="Arial" w:hint="eastAsia"/>
              </w:rPr>
              <w:t>9</w:t>
            </w:r>
            <w:r w:rsidRPr="00A369A7">
              <w:rPr>
                <w:rFonts w:ascii="Arial" w:hAnsi="Arial" w:cs="Arial" w:hint="eastAsia"/>
              </w:rPr>
              <w:t>→</w:t>
            </w:r>
            <w:r w:rsidRPr="00A369A7">
              <w:rPr>
                <w:rFonts w:ascii="Arial" w:hAnsi="Arial" w:cs="Arial" w:hint="eastAsia"/>
              </w:rPr>
              <w:t xml:space="preserve"> {5, 9, 10}</w:t>
            </w:r>
          </w:p>
        </w:tc>
        <w:tc>
          <w:tcPr>
            <w:tcW w:w="2254" w:type="dxa"/>
          </w:tcPr>
          <w:p w14:paraId="53A8C530" w14:textId="77777777" w:rsidR="00A369A7" w:rsidRDefault="00A369A7" w:rsidP="00A031E9">
            <w:pPr>
              <w:spacing w:after="60"/>
              <w:jc w:val="both"/>
              <w:rPr>
                <w:rFonts w:ascii="Arial" w:hAnsi="Arial" w:cs="Arial"/>
              </w:rPr>
            </w:pPr>
          </w:p>
        </w:tc>
      </w:tr>
      <w:tr w:rsidR="00A369A7" w14:paraId="2F3083E9" w14:textId="77777777" w:rsidTr="00BD06FD">
        <w:trPr>
          <w:jc w:val="center"/>
        </w:trPr>
        <w:tc>
          <w:tcPr>
            <w:tcW w:w="9016" w:type="dxa"/>
            <w:gridSpan w:val="4"/>
          </w:tcPr>
          <w:p w14:paraId="0E24A73D" w14:textId="5F695EAE" w:rsidR="00A369A7" w:rsidRPr="00A369A7" w:rsidRDefault="00A369A7" w:rsidP="00A369A7">
            <w:pPr>
              <w:spacing w:after="60"/>
              <w:jc w:val="center"/>
              <w:rPr>
                <w:rFonts w:ascii="Arial" w:hAnsi="Arial" w:cs="Arial"/>
                <w:sz w:val="16"/>
                <w:szCs w:val="16"/>
              </w:rPr>
            </w:pPr>
            <w:r w:rsidRPr="00A369A7">
              <w:rPr>
                <w:rFonts w:ascii="Arial" w:hAnsi="Arial" w:cs="Arial"/>
                <w:sz w:val="16"/>
                <w:szCs w:val="16"/>
              </w:rPr>
              <w:t>Table 1. State transition function</w:t>
            </w:r>
          </w:p>
        </w:tc>
      </w:tr>
    </w:tbl>
    <w:p w14:paraId="67F33A80" w14:textId="77777777" w:rsidR="00B64B91" w:rsidRDefault="00B64B91" w:rsidP="000236BA">
      <w:pPr>
        <w:pStyle w:val="Heading2"/>
        <w:rPr>
          <w:rFonts w:cs="Arial"/>
        </w:rPr>
      </w:pPr>
    </w:p>
    <w:p w14:paraId="1007F4A6" w14:textId="67489E71" w:rsidR="00A369A7" w:rsidRPr="00A031E9" w:rsidRDefault="00A369A7" w:rsidP="00A369A7">
      <w:pPr>
        <w:pStyle w:val="Heading2"/>
        <w:numPr>
          <w:ilvl w:val="1"/>
          <w:numId w:val="1"/>
        </w:numPr>
        <w:ind w:left="426" w:hanging="426"/>
        <w:rPr>
          <w:rFonts w:cs="Arial"/>
        </w:rPr>
      </w:pPr>
      <w:r>
        <w:rPr>
          <w:rFonts w:cs="Arial"/>
        </w:rPr>
        <w:t>Reward Function</w:t>
      </w:r>
    </w:p>
    <w:p w14:paraId="2B065F25" w14:textId="2BD0D9C6" w:rsidR="00A36399" w:rsidRDefault="00A369A7" w:rsidP="007637BC">
      <w:pPr>
        <w:spacing w:after="60"/>
        <w:jc w:val="both"/>
        <w:rPr>
          <w:rFonts w:ascii="Arial" w:hAnsi="Arial" w:cs="Arial"/>
        </w:rPr>
      </w:pPr>
      <w:r w:rsidRPr="00A369A7">
        <w:rPr>
          <w:rFonts w:ascii="Arial" w:hAnsi="Arial" w:cs="Arial"/>
        </w:rPr>
        <w:t>The reward signal is the way to communicate to the agent in terms of what to achieve. It is one of the fundamental ideas of reinforcement learning. In general, the goal of the agent is to maximise the cumulative rewards receive in the long run.</w:t>
      </w:r>
      <w:r>
        <w:rPr>
          <w:rFonts w:ascii="Arial" w:hAnsi="Arial" w:cs="Arial"/>
        </w:rPr>
        <w:t xml:space="preserve"> </w:t>
      </w:r>
      <w:r w:rsidRPr="00A369A7">
        <w:rPr>
          <w:rFonts w:ascii="Arial" w:hAnsi="Arial" w:cs="Arial"/>
        </w:rPr>
        <w:t xml:space="preserve">The reward function is defined as R-matrix in section 1.5 below. It represents the immediate reward an agent receives after transitioning from one state to the next. And it is the input to the Bellman optimality equation follows the Markov Decision Process (MDP). </w:t>
      </w:r>
      <w:r w:rsidR="000236BA">
        <w:rPr>
          <w:rFonts w:ascii="Arial" w:hAnsi="Arial" w:cs="Arial"/>
        </w:rPr>
        <w:t>[4]</w:t>
      </w:r>
    </w:p>
    <w:p w14:paraId="6CDED148" w14:textId="77777777" w:rsidR="006B4910" w:rsidRDefault="006B4910" w:rsidP="007637BC">
      <w:pPr>
        <w:spacing w:after="60"/>
        <w:jc w:val="both"/>
        <w:rPr>
          <w:rFonts w:ascii="Arial" w:hAnsi="Arial" w:cs="Arial"/>
        </w:rPr>
      </w:pPr>
    </w:p>
    <w:p w14:paraId="62C685AA" w14:textId="297E059C" w:rsidR="00072D8C" w:rsidRDefault="00072D8C" w:rsidP="00072D8C">
      <w:pPr>
        <w:pStyle w:val="Heading2"/>
        <w:numPr>
          <w:ilvl w:val="1"/>
          <w:numId w:val="1"/>
        </w:numPr>
        <w:ind w:left="426" w:hanging="426"/>
        <w:rPr>
          <w:rFonts w:cs="Arial"/>
        </w:rPr>
      </w:pPr>
      <w:r>
        <w:rPr>
          <w:rFonts w:cs="Arial"/>
        </w:rPr>
        <w:t>Policy</w:t>
      </w:r>
    </w:p>
    <w:p w14:paraId="0325B015" w14:textId="6F202147" w:rsidR="00A63EBB" w:rsidRDefault="00072D8C" w:rsidP="00302ED6">
      <w:pPr>
        <w:spacing w:after="60"/>
        <w:jc w:val="both"/>
        <w:rPr>
          <w:rFonts w:ascii="Arial" w:hAnsi="Arial" w:cs="Arial"/>
        </w:rPr>
      </w:pPr>
      <w:r w:rsidRPr="00072D8C">
        <w:rPr>
          <w:rFonts w:ascii="Arial" w:hAnsi="Arial" w:cs="Arial"/>
        </w:rPr>
        <w:t>Policy</w:t>
      </w:r>
      <w:r>
        <w:rPr>
          <w:rFonts w:ascii="Arial" w:hAnsi="Arial" w:cs="Arial"/>
        </w:rPr>
        <w:t xml:space="preserve"> (</w:t>
      </w:r>
      <m:oMath>
        <m:r>
          <w:rPr>
            <w:rFonts w:ascii="Cambria Math" w:hAnsi="Cambria Math" w:cs="Arial"/>
          </w:rPr>
          <m:t>π</m:t>
        </m:r>
      </m:oMath>
      <w:r>
        <w:rPr>
          <w:rFonts w:ascii="Arial" w:hAnsi="Arial" w:cs="Arial"/>
        </w:rPr>
        <w:t>)</w:t>
      </w:r>
      <w:r w:rsidRPr="00072D8C">
        <w:rPr>
          <w:rFonts w:ascii="Arial" w:hAnsi="Arial" w:cs="Arial"/>
        </w:rPr>
        <w:t xml:space="preserve"> is a mapping from states to each possible action.</w:t>
      </w:r>
      <w:r w:rsidRPr="00072D8C">
        <w:t xml:space="preserve"> </w:t>
      </w:r>
      <w:r w:rsidRPr="00072D8C">
        <w:rPr>
          <w:rFonts w:ascii="Arial" w:hAnsi="Arial" w:cs="Arial"/>
        </w:rPr>
        <w:t xml:space="preserve">Policy is what the agent ultimately learns through iteratively evaluate and improve state-value function </w:t>
      </w:r>
      <m:oMath>
        <m:r>
          <w:rPr>
            <w:rFonts w:ascii="Cambria Math" w:hAnsi="Cambria Math" w:cs="Arial"/>
          </w:rPr>
          <m:t>v</m:t>
        </m:r>
      </m:oMath>
      <w:r w:rsidRPr="00072D8C">
        <w:rPr>
          <w:rFonts w:ascii="Arial" w:hAnsi="Arial" w:cs="Arial"/>
        </w:rPr>
        <w:t xml:space="preserve"> or action-value function </w:t>
      </w:r>
      <m:oMath>
        <m:r>
          <w:rPr>
            <w:rFonts w:ascii="Cambria Math" w:hAnsi="Cambria Math" w:cs="Arial"/>
          </w:rPr>
          <m:t>q</m:t>
        </m:r>
      </m:oMath>
      <w:r w:rsidR="0035383D">
        <w:rPr>
          <w:rFonts w:ascii="Arial" w:hAnsi="Arial" w:cs="Arial"/>
        </w:rPr>
        <w:t>. T</w:t>
      </w:r>
      <w:r>
        <w:rPr>
          <w:rFonts w:ascii="Arial" w:hAnsi="Arial" w:cs="Arial"/>
        </w:rPr>
        <w:t>his</w:t>
      </w:r>
      <w:r w:rsidRPr="00072D8C">
        <w:rPr>
          <w:rFonts w:ascii="Arial" w:hAnsi="Arial" w:cs="Arial"/>
        </w:rPr>
        <w:t xml:space="preserve"> process is called </w:t>
      </w:r>
      <w:r>
        <w:rPr>
          <w:rFonts w:ascii="Arial" w:hAnsi="Arial" w:cs="Arial"/>
        </w:rPr>
        <w:t>G</w:t>
      </w:r>
      <w:r w:rsidRPr="00072D8C">
        <w:rPr>
          <w:rFonts w:ascii="Arial" w:hAnsi="Arial" w:cs="Arial"/>
        </w:rPr>
        <w:t xml:space="preserve">eneralised </w:t>
      </w:r>
      <w:r>
        <w:rPr>
          <w:rFonts w:ascii="Arial" w:hAnsi="Arial" w:cs="Arial"/>
        </w:rPr>
        <w:t>P</w:t>
      </w:r>
      <w:r w:rsidRPr="00072D8C">
        <w:rPr>
          <w:rFonts w:ascii="Arial" w:hAnsi="Arial" w:cs="Arial"/>
        </w:rPr>
        <w:t xml:space="preserve">olicy </w:t>
      </w:r>
      <w:r>
        <w:rPr>
          <w:rFonts w:ascii="Arial" w:hAnsi="Arial" w:cs="Arial"/>
        </w:rPr>
        <w:t>I</w:t>
      </w:r>
      <w:r w:rsidRPr="00072D8C">
        <w:rPr>
          <w:rFonts w:ascii="Arial" w:hAnsi="Arial" w:cs="Arial"/>
        </w:rPr>
        <w:t>teration</w:t>
      </w:r>
      <w:r>
        <w:rPr>
          <w:rFonts w:ascii="Arial" w:hAnsi="Arial" w:cs="Arial"/>
        </w:rPr>
        <w:t xml:space="preserve">. </w:t>
      </w:r>
      <w:r w:rsidRPr="00072D8C">
        <w:rPr>
          <w:rFonts w:ascii="Arial" w:hAnsi="Arial" w:cs="Arial"/>
        </w:rPr>
        <w:t xml:space="preserve">One way to improve the policy is to take a greedy approach in respect of </w:t>
      </w:r>
      <w:r>
        <w:rPr>
          <w:rFonts w:ascii="Arial" w:hAnsi="Arial" w:cs="Arial"/>
        </w:rPr>
        <w:t>value function</w:t>
      </w:r>
      <w:r w:rsidRPr="00072D8C">
        <w:rPr>
          <w:rFonts w:ascii="Arial" w:hAnsi="Arial" w:cs="Arial"/>
        </w:rPr>
        <w:t xml:space="preserve"> follow Bellman optimality equation</w:t>
      </w:r>
      <w:r>
        <w:rPr>
          <w:rFonts w:ascii="Arial" w:hAnsi="Arial" w:cs="Arial"/>
        </w:rPr>
        <w:t xml:space="preserve">. However, always take </w:t>
      </w:r>
      <w:r w:rsidR="00A767F1">
        <w:rPr>
          <w:rFonts w:ascii="Arial" w:hAnsi="Arial" w:cs="Arial"/>
        </w:rPr>
        <w:t>the greedy</w:t>
      </w:r>
      <w:r>
        <w:rPr>
          <w:rFonts w:ascii="Arial" w:hAnsi="Arial" w:cs="Arial"/>
        </w:rPr>
        <w:t xml:space="preserve"> approach would make agent leave many options unexplored. Therefore, to balance between exploration and exploitation, an exploration factor (</w:t>
      </w:r>
      <m:oMath>
        <m:r>
          <w:rPr>
            <w:rFonts w:ascii="Cambria Math" w:hAnsi="Cambria Math" w:cs="Arial"/>
          </w:rPr>
          <m:t>ε∈(0,1)</m:t>
        </m:r>
      </m:oMath>
      <w:r>
        <w:rPr>
          <w:rFonts w:ascii="Arial" w:hAnsi="Arial" w:cs="Arial"/>
        </w:rPr>
        <w:t xml:space="preserve">) is introduced. </w:t>
      </w:r>
      <w:r w:rsidR="00FC4B99">
        <w:rPr>
          <w:rFonts w:ascii="Arial" w:hAnsi="Arial" w:cs="Arial"/>
        </w:rPr>
        <w:t>ε</w:t>
      </w:r>
      <w:r w:rsidR="00AD023E">
        <w:rPr>
          <w:rFonts w:ascii="Arial" w:hAnsi="Arial" w:cs="Arial"/>
        </w:rPr>
        <w:t>-greedy policy is</w:t>
      </w:r>
      <w:r>
        <w:rPr>
          <w:rFonts w:ascii="Arial" w:hAnsi="Arial" w:cs="Arial"/>
        </w:rPr>
        <w:t xml:space="preserve"> one of the simplest ideas to balance between </w:t>
      </w:r>
      <w:r w:rsidRPr="00072D8C">
        <w:rPr>
          <w:rFonts w:ascii="Arial" w:hAnsi="Arial" w:cs="Arial"/>
        </w:rPr>
        <w:t>exploration and exploitation</w:t>
      </w:r>
      <w:r>
        <w:rPr>
          <w:rFonts w:ascii="Arial" w:hAnsi="Arial" w:cs="Arial"/>
        </w:rPr>
        <w:t xml:space="preserve">, but effective. With the probability of </w:t>
      </w:r>
      <m:oMath>
        <m:r>
          <w:rPr>
            <w:rFonts w:ascii="Cambria Math" w:hAnsi="Cambria Math" w:cs="Arial"/>
          </w:rPr>
          <m:t>ε</m:t>
        </m:r>
      </m:oMath>
      <w:r>
        <w:rPr>
          <w:rFonts w:ascii="Arial" w:hAnsi="Arial" w:cs="Arial"/>
        </w:rPr>
        <w:t>, the agent take</w:t>
      </w:r>
      <w:r w:rsidR="00AD023E">
        <w:rPr>
          <w:rFonts w:ascii="Arial" w:hAnsi="Arial" w:cs="Arial"/>
        </w:rPr>
        <w:t>s</w:t>
      </w:r>
      <w:r>
        <w:rPr>
          <w:rFonts w:ascii="Arial" w:hAnsi="Arial" w:cs="Arial"/>
        </w:rPr>
        <w:t xml:space="preserve"> a random move instead of greed</w:t>
      </w:r>
      <w:r w:rsidR="00AD023E">
        <w:rPr>
          <w:rFonts w:ascii="Arial" w:hAnsi="Arial" w:cs="Arial"/>
        </w:rPr>
        <w:t xml:space="preserve">ily. Furthermore, a decay factor for </w:t>
      </w:r>
      <m:oMath>
        <m:r>
          <w:rPr>
            <w:rFonts w:ascii="Cambria Math" w:hAnsi="Cambria Math" w:cs="Arial"/>
          </w:rPr>
          <m:t>ε</m:t>
        </m:r>
      </m:oMath>
      <w:r w:rsidR="00AD023E">
        <w:rPr>
          <w:rFonts w:ascii="Arial" w:hAnsi="Arial" w:cs="Arial"/>
        </w:rPr>
        <w:t xml:space="preserve"> is also employed in this report. This allows the agent to explore more at the beginning and gradually less towards the end. This assumes that agent explored enough in early episodes and </w:t>
      </w:r>
      <w:r w:rsidR="0035383D">
        <w:rPr>
          <w:rFonts w:ascii="Arial" w:hAnsi="Arial" w:cs="Arial"/>
        </w:rPr>
        <w:t xml:space="preserve">is </w:t>
      </w:r>
      <w:r w:rsidR="00AD023E">
        <w:rPr>
          <w:rFonts w:ascii="Arial" w:hAnsi="Arial" w:cs="Arial"/>
        </w:rPr>
        <w:t xml:space="preserve">claimed </w:t>
      </w:r>
      <w:r w:rsidR="0035383D">
        <w:rPr>
          <w:rFonts w:ascii="Arial" w:hAnsi="Arial" w:cs="Arial"/>
        </w:rPr>
        <w:t>effective</w:t>
      </w:r>
      <w:r w:rsidR="00AD023E">
        <w:rPr>
          <w:rFonts w:ascii="Arial" w:hAnsi="Arial" w:cs="Arial"/>
        </w:rPr>
        <w:t xml:space="preserve">. </w:t>
      </w:r>
      <w:r w:rsidR="000236BA">
        <w:rPr>
          <w:rFonts w:ascii="Arial" w:hAnsi="Arial" w:cs="Arial"/>
        </w:rPr>
        <w:t>[4]</w:t>
      </w:r>
    </w:p>
    <w:p w14:paraId="08AFDD67" w14:textId="77777777" w:rsidR="00B64B91" w:rsidRDefault="00B64B91" w:rsidP="00302ED6">
      <w:pPr>
        <w:spacing w:after="60"/>
        <w:jc w:val="both"/>
        <w:rPr>
          <w:rFonts w:ascii="Arial" w:hAnsi="Arial" w:cs="Arial"/>
        </w:rPr>
      </w:pPr>
    </w:p>
    <w:p w14:paraId="002F15FC" w14:textId="32A3D18E" w:rsidR="00EF4BDF" w:rsidRDefault="00324E96" w:rsidP="00324E96">
      <w:pPr>
        <w:pStyle w:val="Heading2"/>
        <w:numPr>
          <w:ilvl w:val="1"/>
          <w:numId w:val="1"/>
        </w:numPr>
        <w:ind w:left="426" w:hanging="426"/>
        <w:rPr>
          <w:rFonts w:cs="Arial"/>
        </w:rPr>
      </w:pPr>
      <w:r>
        <w:rPr>
          <w:rFonts w:cs="Arial"/>
        </w:rPr>
        <w:t xml:space="preserve">Graphic </w:t>
      </w:r>
      <w:r w:rsidR="006A14E0">
        <w:rPr>
          <w:rFonts w:cs="Arial"/>
        </w:rPr>
        <w:t>R</w:t>
      </w:r>
      <w:r>
        <w:rPr>
          <w:rFonts w:cs="Arial"/>
        </w:rPr>
        <w:t>epresentation and R-matrix</w:t>
      </w:r>
    </w:p>
    <w:p w14:paraId="0238EA0E" w14:textId="4621E6CC" w:rsidR="00324E96" w:rsidRDefault="00260210" w:rsidP="00260210">
      <w:pPr>
        <w:spacing w:after="60"/>
        <w:jc w:val="both"/>
        <w:rPr>
          <w:rFonts w:ascii="Arial" w:hAnsi="Arial" w:cs="Arial"/>
        </w:rPr>
      </w:pPr>
      <w:r>
        <w:rPr>
          <w:rFonts w:ascii="Arial" w:hAnsi="Arial" w:cs="Arial"/>
          <w:noProof/>
          <w:color w:val="000000"/>
        </w:rPr>
        <w:drawing>
          <wp:anchor distT="0" distB="0" distL="114300" distR="114300" simplePos="0" relativeHeight="251658240" behindDoc="0" locked="0" layoutInCell="1" allowOverlap="1" wp14:anchorId="04817A3A" wp14:editId="4E9F308D">
            <wp:simplePos x="0" y="0"/>
            <wp:positionH relativeFrom="column">
              <wp:posOffset>2555240</wp:posOffset>
            </wp:positionH>
            <wp:positionV relativeFrom="paragraph">
              <wp:posOffset>6985</wp:posOffset>
            </wp:positionV>
            <wp:extent cx="3276600" cy="2456180"/>
            <wp:effectExtent l="0" t="0" r="0" b="1270"/>
            <wp:wrapSquare wrapText="bothSides"/>
            <wp:docPr id="3" name="Picture 3" descr="https://lh6.googleusercontent.com/0Wu2lqrQawOECa8N2-F0rUBpf6xVsQDPl-CdZVv4mnUDXPV9AK2QZiVvvVPiOKaX9Zeu3O8rDa6IvyAWkUww00fU2xysh7GthCFTJu7eLLlJWTVYSGFPhW_vSqjCZiT-DyawEax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0Wu2lqrQawOECa8N2-F0rUBpf6xVsQDPl-CdZVv4mnUDXPV9AK2QZiVvvVPiOKaX9Zeu3O8rDa6IvyAWkUww00fU2xysh7GthCFTJu7eLLlJWTVYSGFPhW_vSqjCZiT-DyawEax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76600" cy="2456180"/>
                    </a:xfrm>
                    <a:prstGeom prst="rect">
                      <a:avLst/>
                    </a:prstGeom>
                    <a:noFill/>
                    <a:ln>
                      <a:noFill/>
                    </a:ln>
                  </pic:spPr>
                </pic:pic>
              </a:graphicData>
            </a:graphic>
          </wp:anchor>
        </w:drawing>
      </w:r>
      <w:r w:rsidRPr="00260210">
        <w:rPr>
          <w:rFonts w:ascii="Arial" w:hAnsi="Arial" w:cs="Arial"/>
        </w:rPr>
        <w:t xml:space="preserve">The R-matrix is demonstrated </w:t>
      </w:r>
      <w:r>
        <w:rPr>
          <w:rFonts w:ascii="Arial" w:hAnsi="Arial" w:cs="Arial"/>
        </w:rPr>
        <w:t>on the right</w:t>
      </w:r>
      <w:r w:rsidRPr="00260210">
        <w:rPr>
          <w:rFonts w:ascii="Arial" w:hAnsi="Arial" w:cs="Arial"/>
        </w:rPr>
        <w:t>. Rows show the state (</w:t>
      </w:r>
      <m:oMath>
        <m:r>
          <w:rPr>
            <w:rFonts w:ascii="Cambria Math" w:hAnsi="Cambria Math" w:cs="Arial"/>
          </w:rPr>
          <m:t>s</m:t>
        </m:r>
      </m:oMath>
      <w:r w:rsidRPr="00260210">
        <w:rPr>
          <w:rFonts w:ascii="Arial" w:hAnsi="Arial" w:cs="Arial"/>
        </w:rPr>
        <w:t>) and columns show the next state (</w:t>
      </w:r>
      <m:oMath>
        <m:r>
          <w:rPr>
            <w:rFonts w:ascii="Cambria Math" w:hAnsi="Cambria Math" w:cs="Arial"/>
          </w:rPr>
          <m:t>s'</m:t>
        </m:r>
      </m:oMath>
      <w:r w:rsidRPr="00260210">
        <w:rPr>
          <w:rFonts w:ascii="Arial" w:hAnsi="Arial" w:cs="Arial"/>
        </w:rPr>
        <w:t xml:space="preserve">) after taking an action. </w:t>
      </w:r>
      <w:r>
        <w:rPr>
          <w:rFonts w:ascii="Arial" w:hAnsi="Arial" w:cs="Arial"/>
        </w:rPr>
        <w:t>N</w:t>
      </w:r>
      <w:r w:rsidRPr="00260210">
        <w:rPr>
          <w:rFonts w:ascii="Arial" w:hAnsi="Arial" w:cs="Arial"/>
        </w:rPr>
        <w:t>umbers represent the immediate reward an agent receives</w:t>
      </w:r>
      <w:r>
        <w:rPr>
          <w:rFonts w:ascii="Arial" w:hAnsi="Arial" w:cs="Arial"/>
        </w:rPr>
        <w:t xml:space="preserve"> after taking an action</w:t>
      </w:r>
      <w:r w:rsidRPr="00260210">
        <w:rPr>
          <w:rFonts w:ascii="Arial" w:hAnsi="Arial" w:cs="Arial"/>
        </w:rPr>
        <w:t xml:space="preserve">. 0 for every action unless arriving at the destination. </w:t>
      </w:r>
      <w:r>
        <w:rPr>
          <w:rFonts w:ascii="Arial" w:hAnsi="Arial" w:cs="Arial"/>
        </w:rPr>
        <w:t>“</w:t>
      </w:r>
      <w:r w:rsidRPr="00260210">
        <w:rPr>
          <w:rFonts w:ascii="Arial" w:hAnsi="Arial" w:cs="Arial"/>
        </w:rPr>
        <w:t>-</w:t>
      </w:r>
      <w:r>
        <w:rPr>
          <w:rFonts w:ascii="Arial" w:hAnsi="Arial" w:cs="Arial"/>
        </w:rPr>
        <w:t>”</w:t>
      </w:r>
      <w:r w:rsidRPr="00260210">
        <w:rPr>
          <w:rFonts w:ascii="Arial" w:hAnsi="Arial" w:cs="Arial"/>
        </w:rPr>
        <w:t xml:space="preserve"> represents null value indicates no link between stations</w:t>
      </w:r>
      <w:r>
        <w:rPr>
          <w:rFonts w:ascii="Arial" w:hAnsi="Arial" w:cs="Arial"/>
        </w:rPr>
        <w:t xml:space="preserve"> (i.e. invalid action)</w:t>
      </w:r>
      <w:r w:rsidRPr="00260210">
        <w:rPr>
          <w:rFonts w:ascii="Arial" w:hAnsi="Arial" w:cs="Arial"/>
        </w:rPr>
        <w:t xml:space="preserve">. 100 for reaching the destination, </w:t>
      </w:r>
      <w:r>
        <w:rPr>
          <w:rFonts w:ascii="Arial" w:hAnsi="Arial" w:cs="Arial"/>
        </w:rPr>
        <w:t>S</w:t>
      </w:r>
      <w:r w:rsidRPr="00260210">
        <w:rPr>
          <w:rFonts w:ascii="Arial" w:hAnsi="Arial" w:cs="Arial"/>
        </w:rPr>
        <w:t>tation 7.</w:t>
      </w:r>
    </w:p>
    <w:p w14:paraId="1D9FEC17" w14:textId="1B30E8E1" w:rsidR="00260210" w:rsidRDefault="00260210" w:rsidP="00260210">
      <w:pPr>
        <w:spacing w:after="60"/>
        <w:jc w:val="both"/>
        <w:rPr>
          <w:rFonts w:ascii="Arial" w:hAnsi="Arial" w:cs="Arial"/>
        </w:rPr>
      </w:pPr>
    </w:p>
    <w:p w14:paraId="0A36F275" w14:textId="671000AD" w:rsidR="00260210" w:rsidRDefault="00260210" w:rsidP="00260210">
      <w:pPr>
        <w:spacing w:after="60"/>
        <w:jc w:val="both"/>
        <w:rPr>
          <w:rFonts w:ascii="Arial" w:hAnsi="Arial" w:cs="Arial"/>
        </w:rPr>
      </w:pPr>
      <w:r w:rsidRPr="00260210">
        <w:rPr>
          <w:rFonts w:ascii="Arial" w:hAnsi="Arial" w:cs="Arial"/>
        </w:rPr>
        <w:t>The graphic representation</w:t>
      </w:r>
      <w:r>
        <w:rPr>
          <w:rFonts w:ascii="Arial" w:hAnsi="Arial" w:cs="Arial"/>
        </w:rPr>
        <w:t xml:space="preserve"> of the domain</w:t>
      </w:r>
      <w:r w:rsidRPr="00260210">
        <w:rPr>
          <w:rFonts w:ascii="Arial" w:hAnsi="Arial" w:cs="Arial"/>
        </w:rPr>
        <w:t xml:space="preserve"> is shown in Figure</w:t>
      </w:r>
      <w:r>
        <w:rPr>
          <w:rFonts w:ascii="Arial" w:hAnsi="Arial" w:cs="Arial"/>
        </w:rPr>
        <w:t xml:space="preserve"> 2</w:t>
      </w:r>
      <w:r w:rsidRPr="00260210">
        <w:rPr>
          <w:rFonts w:ascii="Arial" w:hAnsi="Arial" w:cs="Arial"/>
        </w:rPr>
        <w:t xml:space="preserve"> </w:t>
      </w:r>
      <w:r>
        <w:rPr>
          <w:rFonts w:ascii="Arial" w:hAnsi="Arial" w:cs="Arial"/>
        </w:rPr>
        <w:t>above</w:t>
      </w:r>
      <w:r w:rsidRPr="00260210">
        <w:rPr>
          <w:rFonts w:ascii="Arial" w:hAnsi="Arial" w:cs="Arial"/>
        </w:rPr>
        <w:t xml:space="preserve">. </w:t>
      </w:r>
    </w:p>
    <w:p w14:paraId="6BF6CC74" w14:textId="77777777" w:rsidR="00B64B91" w:rsidRDefault="00B64B91" w:rsidP="00260210">
      <w:pPr>
        <w:spacing w:after="60"/>
        <w:jc w:val="both"/>
        <w:rPr>
          <w:rFonts w:ascii="Arial" w:hAnsi="Arial" w:cs="Arial"/>
        </w:rPr>
      </w:pPr>
    </w:p>
    <w:p w14:paraId="15732339" w14:textId="0F16D93B" w:rsidR="00260210" w:rsidRPr="00260210" w:rsidRDefault="00260210" w:rsidP="00260210">
      <w:pPr>
        <w:pStyle w:val="Heading2"/>
        <w:numPr>
          <w:ilvl w:val="1"/>
          <w:numId w:val="1"/>
        </w:numPr>
        <w:ind w:left="426" w:hanging="426"/>
        <w:rPr>
          <w:rFonts w:cs="Arial"/>
        </w:rPr>
      </w:pPr>
      <w:r>
        <w:rPr>
          <w:rFonts w:cs="Arial"/>
        </w:rPr>
        <w:t>Parameters</w:t>
      </w:r>
    </w:p>
    <w:p w14:paraId="682224DD" w14:textId="6A354465" w:rsidR="00A63EBB" w:rsidRDefault="00260210" w:rsidP="000236BA">
      <w:pPr>
        <w:spacing w:after="60"/>
        <w:jc w:val="both"/>
        <w:rPr>
          <w:rFonts w:ascii="Arial" w:hAnsi="Arial" w:cs="Arial"/>
        </w:rPr>
      </w:pPr>
      <w:r>
        <w:rPr>
          <w:rFonts w:ascii="Arial" w:hAnsi="Arial" w:cs="Arial"/>
        </w:rPr>
        <w:t xml:space="preserve">Q-learning is an off-policy TD control algorithm which is presented below. The new </w:t>
      </w:r>
      <m:oMath>
        <m:r>
          <w:rPr>
            <w:rFonts w:ascii="Cambria Math" w:hAnsi="Cambria Math" w:cs="Arial"/>
          </w:rPr>
          <m:t>Q(</m:t>
        </m:r>
        <m:sSub>
          <m:sSubPr>
            <m:ctrlPr>
              <w:rPr>
                <w:rFonts w:ascii="Cambria Math" w:hAnsi="Cambria Math" w:cs="Arial"/>
                <w:i/>
              </w:rPr>
            </m:ctrlPr>
          </m:sSubPr>
          <m:e>
            <m:r>
              <w:rPr>
                <w:rFonts w:ascii="Cambria Math" w:hAnsi="Cambria Math" w:cs="Arial"/>
              </w:rPr>
              <m:t>S</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t</m:t>
            </m:r>
          </m:sub>
        </m:sSub>
        <m:r>
          <w:rPr>
            <w:rFonts w:ascii="Cambria Math" w:hAnsi="Cambria Math" w:cs="Arial"/>
          </w:rPr>
          <m:t>)</m:t>
        </m:r>
      </m:oMath>
      <w:r>
        <w:rPr>
          <w:rFonts w:ascii="Arial" w:hAnsi="Arial" w:cs="Arial"/>
        </w:rPr>
        <w:t xml:space="preserve"> is equal to the old </w:t>
      </w:r>
      <m:oMath>
        <m:r>
          <w:rPr>
            <w:rFonts w:ascii="Cambria Math" w:hAnsi="Cambria Math" w:cs="Arial"/>
          </w:rPr>
          <m:t>Q(</m:t>
        </m:r>
        <m:sSub>
          <m:sSubPr>
            <m:ctrlPr>
              <w:rPr>
                <w:rFonts w:ascii="Cambria Math" w:hAnsi="Cambria Math" w:cs="Arial"/>
                <w:i/>
              </w:rPr>
            </m:ctrlPr>
          </m:sSubPr>
          <m:e>
            <m:r>
              <w:rPr>
                <w:rFonts w:ascii="Cambria Math" w:hAnsi="Cambria Math" w:cs="Arial"/>
              </w:rPr>
              <m:t>S</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t</m:t>
            </m:r>
          </m:sub>
        </m:sSub>
        <m:r>
          <w:rPr>
            <w:rFonts w:ascii="Cambria Math" w:hAnsi="Cambria Math" w:cs="Arial"/>
          </w:rPr>
          <m:t>)</m:t>
        </m:r>
      </m:oMath>
      <w:r>
        <w:rPr>
          <w:rFonts w:ascii="Arial" w:hAnsi="Arial" w:cs="Arial"/>
        </w:rPr>
        <w:t xml:space="preserve"> plus </w:t>
      </w:r>
      <w:r w:rsidR="0035383D">
        <w:rPr>
          <w:rFonts w:ascii="Arial" w:hAnsi="Arial" w:cs="Arial"/>
        </w:rPr>
        <w:t xml:space="preserve">TD error (i.e. </w:t>
      </w:r>
      <w:r>
        <w:rPr>
          <w:rFonts w:ascii="Arial" w:hAnsi="Arial" w:cs="Arial"/>
        </w:rPr>
        <w:t>immediate reward after taking an action and maximum one-step ahead action-value function</w:t>
      </w:r>
      <w:r w:rsidR="0035383D">
        <w:rPr>
          <w:rFonts w:ascii="Arial" w:hAnsi="Arial" w:cs="Arial"/>
        </w:rPr>
        <w:t xml:space="preserve"> minus old Q value)</w:t>
      </w:r>
      <w:r>
        <w:rPr>
          <w:rFonts w:ascii="Arial" w:hAnsi="Arial" w:cs="Arial"/>
        </w:rPr>
        <w:t xml:space="preserve">. </w:t>
      </w:r>
      <m:oMath>
        <m:r>
          <w:rPr>
            <w:rFonts w:ascii="Cambria Math" w:hAnsi="Cambria Math" w:cs="Arial"/>
          </w:rPr>
          <m:t>α</m:t>
        </m:r>
      </m:oMath>
      <w:r>
        <w:rPr>
          <w:rFonts w:ascii="Arial" w:hAnsi="Arial" w:cs="Arial"/>
        </w:rPr>
        <w:t xml:space="preserve"> is learning rate and </w:t>
      </w:r>
      <m:oMath>
        <m:r>
          <w:rPr>
            <w:rFonts w:ascii="Cambria Math" w:hAnsi="Cambria Math" w:cs="Arial"/>
          </w:rPr>
          <m:t>γ</m:t>
        </m:r>
      </m:oMath>
      <w:r>
        <w:rPr>
          <w:rFonts w:ascii="Arial" w:hAnsi="Arial" w:cs="Arial"/>
        </w:rPr>
        <w:t xml:space="preserve"> is discount rate.</w:t>
      </w:r>
      <w:r w:rsidR="006A14E0">
        <w:rPr>
          <w:rFonts w:ascii="Arial" w:hAnsi="Arial" w:cs="Arial"/>
        </w:rPr>
        <w:t xml:space="preserve"> </w:t>
      </w:r>
      <w:r w:rsidR="000236BA">
        <w:rPr>
          <w:rFonts w:ascii="Arial" w:hAnsi="Arial" w:cs="Arial"/>
        </w:rPr>
        <w:t>[4]</w:t>
      </w:r>
    </w:p>
    <w:p w14:paraId="188DB986" w14:textId="77777777" w:rsidR="004D1E68" w:rsidRDefault="004D1E68" w:rsidP="000236BA">
      <w:pPr>
        <w:spacing w:after="60"/>
        <w:jc w:val="both"/>
        <w:rPr>
          <w:rFonts w:ascii="Arial" w:hAnsi="Arial" w:cs="Arial"/>
        </w:rPr>
      </w:pPr>
    </w:p>
    <w:p w14:paraId="74A37B36" w14:textId="5A7CF133" w:rsidR="006A14E0" w:rsidRDefault="006A14E0" w:rsidP="00302ED6">
      <w:pPr>
        <w:spacing w:after="60"/>
      </w:pPr>
      <m:oMathPara>
        <m:oMath>
          <m:r>
            <w:rPr>
              <w:rFonts w:ascii="Cambria Math" w:hAnsi="Cambria Math" w:cs="Arial"/>
            </w:rPr>
            <m:t>Q</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S</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t</m:t>
                  </m:r>
                </m:sub>
              </m:sSub>
            </m:e>
          </m:d>
          <m:r>
            <w:rPr>
              <w:rFonts w:ascii="Cambria Math" w:hAnsi="Cambria Math" w:cs="Arial"/>
            </w:rPr>
            <m:t>← Q</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S</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t</m:t>
                  </m:r>
                </m:sub>
              </m:sSub>
            </m:e>
          </m:d>
          <m:r>
            <w:rPr>
              <w:rFonts w:ascii="Cambria Math" w:hAnsi="Cambria Math" w:cs="Arial"/>
            </w:rPr>
            <m:t>+α[</m:t>
          </m:r>
          <m:sSub>
            <m:sSubPr>
              <m:ctrlPr>
                <w:rPr>
                  <w:rFonts w:ascii="Cambria Math" w:hAnsi="Cambria Math" w:cs="Arial"/>
                  <w:i/>
                </w:rPr>
              </m:ctrlPr>
            </m:sSubPr>
            <m:e>
              <m:r>
                <w:rPr>
                  <w:rFonts w:ascii="Cambria Math" w:hAnsi="Cambria Math" w:cs="Arial"/>
                </w:rPr>
                <m:t>R</m:t>
              </m:r>
            </m:e>
            <m:sub>
              <m:r>
                <w:rPr>
                  <w:rFonts w:ascii="Cambria Math" w:hAnsi="Cambria Math" w:cs="Arial"/>
                </w:rPr>
                <m:t>t+1</m:t>
              </m:r>
            </m:sub>
          </m:sSub>
          <m:r>
            <w:rPr>
              <w:rFonts w:ascii="Cambria Math" w:hAnsi="Cambria Math" w:cs="Arial"/>
            </w:rPr>
            <m:t>+γmaxQ</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S</m:t>
                  </m:r>
                </m:e>
                <m:sub>
                  <m:r>
                    <w:rPr>
                      <w:rFonts w:ascii="Cambria Math" w:hAnsi="Cambria Math" w:cs="Arial"/>
                    </w:rPr>
                    <m:t>t+1</m:t>
                  </m:r>
                </m:sub>
              </m:sSub>
              <m:r>
                <w:rPr>
                  <w:rFonts w:ascii="Cambria Math" w:hAnsi="Cambria Math" w:cs="Arial"/>
                </w:rPr>
                <m:t>,a</m:t>
              </m:r>
            </m:e>
          </m:d>
          <m:r>
            <w:rPr>
              <w:rFonts w:ascii="Cambria Math" w:hAnsi="Cambria Math" w:cs="Arial"/>
            </w:rPr>
            <m:t>-Q(</m:t>
          </m:r>
          <m:sSub>
            <m:sSubPr>
              <m:ctrlPr>
                <w:rPr>
                  <w:rFonts w:ascii="Cambria Math" w:hAnsi="Cambria Math" w:cs="Arial"/>
                  <w:i/>
                </w:rPr>
              </m:ctrlPr>
            </m:sSubPr>
            <m:e>
              <m:r>
                <w:rPr>
                  <w:rFonts w:ascii="Cambria Math" w:hAnsi="Cambria Math" w:cs="Arial"/>
                </w:rPr>
                <m:t>S</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t</m:t>
              </m:r>
            </m:sub>
          </m:sSub>
          <m:r>
            <w:rPr>
              <w:rFonts w:ascii="Cambria Math" w:hAnsi="Cambria Math" w:cs="Arial"/>
            </w:rPr>
            <m:t>)]</m:t>
          </m:r>
        </m:oMath>
      </m:oMathPara>
    </w:p>
    <w:p w14:paraId="23C456B8" w14:textId="77777777" w:rsidR="00B64B91" w:rsidRDefault="00B64B91" w:rsidP="00B64B91">
      <w:pPr>
        <w:pStyle w:val="Heading3"/>
      </w:pPr>
    </w:p>
    <w:p w14:paraId="26A577DC" w14:textId="760E75A6" w:rsidR="00A63EBB" w:rsidRDefault="006A14E0" w:rsidP="006A14E0">
      <w:pPr>
        <w:pStyle w:val="Heading3"/>
        <w:numPr>
          <w:ilvl w:val="2"/>
          <w:numId w:val="1"/>
        </w:numPr>
        <w:ind w:left="567" w:hanging="567"/>
      </w:pPr>
      <w:r w:rsidRPr="006A14E0">
        <w:t>Learning Rate</w:t>
      </w:r>
    </w:p>
    <w:p w14:paraId="554667FC" w14:textId="12C50FD9" w:rsidR="00FC4B99" w:rsidRDefault="006A14E0" w:rsidP="006A14E0">
      <w:pPr>
        <w:spacing w:after="60"/>
        <w:jc w:val="both"/>
        <w:rPr>
          <w:rFonts w:ascii="Arial" w:hAnsi="Arial" w:cs="Arial"/>
        </w:rPr>
      </w:pPr>
      <w:r w:rsidRPr="006A14E0">
        <w:rPr>
          <w:rFonts w:ascii="Arial" w:hAnsi="Arial" w:cs="Arial"/>
        </w:rPr>
        <w:t>B</w:t>
      </w:r>
      <w:r>
        <w:rPr>
          <w:rFonts w:ascii="Arial" w:hAnsi="Arial" w:cs="Arial"/>
        </w:rPr>
        <w:t xml:space="preserve">ootstrapping is one property of Q-learning and TD model in general. It means the current update is based on previous estimates. </w:t>
      </w:r>
      <w:r w:rsidRPr="006A14E0">
        <w:rPr>
          <w:rFonts w:ascii="Arial" w:hAnsi="Arial" w:cs="Arial"/>
        </w:rPr>
        <w:t>Learning rate (</w:t>
      </w:r>
      <m:oMath>
        <m:r>
          <w:rPr>
            <w:rFonts w:ascii="Cambria Math" w:hAnsi="Cambria Math" w:cs="Arial"/>
          </w:rPr>
          <m:t>α∈(0,1]</m:t>
        </m:r>
      </m:oMath>
      <w:r w:rsidRPr="006A14E0">
        <w:rPr>
          <w:rFonts w:ascii="Arial" w:hAnsi="Arial" w:cs="Arial"/>
        </w:rPr>
        <w:t>) is used to control how much of the agent takes into account the new update</w:t>
      </w:r>
      <w:r w:rsidR="0035383D">
        <w:rPr>
          <w:rFonts w:ascii="Arial" w:hAnsi="Arial" w:cs="Arial"/>
        </w:rPr>
        <w:t xml:space="preserve"> providing</w:t>
      </w:r>
      <w:r>
        <w:rPr>
          <w:rFonts w:ascii="Arial" w:hAnsi="Arial" w:cs="Arial"/>
        </w:rPr>
        <w:t xml:space="preserve"> it </w:t>
      </w:r>
      <w:r w:rsidRPr="006A14E0">
        <w:rPr>
          <w:rFonts w:ascii="Arial" w:hAnsi="Arial" w:cs="Arial"/>
        </w:rPr>
        <w:t>is an estimation</w:t>
      </w:r>
      <w:r>
        <w:rPr>
          <w:rFonts w:ascii="Arial" w:hAnsi="Arial" w:cs="Arial"/>
        </w:rPr>
        <w:t>.</w:t>
      </w:r>
      <w:r w:rsidRPr="006A14E0">
        <w:rPr>
          <w:rFonts w:ascii="Arial" w:hAnsi="Arial" w:cs="Arial"/>
        </w:rPr>
        <w:t xml:space="preserve"> </w:t>
      </w:r>
      <w:r>
        <w:rPr>
          <w:rFonts w:ascii="Arial" w:hAnsi="Arial" w:cs="Arial"/>
        </w:rPr>
        <w:t>W</w:t>
      </w:r>
      <w:r w:rsidRPr="006A14E0">
        <w:rPr>
          <w:rFonts w:ascii="Arial" w:hAnsi="Arial" w:cs="Arial"/>
        </w:rPr>
        <w:t>e might not want to have a full update but instead stead</w:t>
      </w:r>
      <w:r w:rsidR="0035383D">
        <w:rPr>
          <w:rFonts w:ascii="Arial" w:hAnsi="Arial" w:cs="Arial"/>
        </w:rPr>
        <w:t>il</w:t>
      </w:r>
      <w:r w:rsidRPr="006A14E0">
        <w:rPr>
          <w:rFonts w:ascii="Arial" w:hAnsi="Arial" w:cs="Arial"/>
        </w:rPr>
        <w:t xml:space="preserve">y steps toward the right direction. </w:t>
      </w:r>
      <w:r>
        <w:rPr>
          <w:rFonts w:ascii="Arial" w:hAnsi="Arial" w:cs="Arial"/>
        </w:rPr>
        <w:t xml:space="preserve">When </w:t>
      </w:r>
      <m:oMath>
        <m:r>
          <w:rPr>
            <w:rFonts w:ascii="Cambria Math" w:hAnsi="Cambria Math" w:cs="Arial"/>
          </w:rPr>
          <m:t>α</m:t>
        </m:r>
      </m:oMath>
      <w:r>
        <w:rPr>
          <w:rFonts w:ascii="Arial" w:hAnsi="Arial" w:cs="Arial"/>
        </w:rPr>
        <w:t xml:space="preserve"> close to 0, the agent only takes a </w:t>
      </w:r>
      <w:r w:rsidRPr="006A14E0">
        <w:rPr>
          <w:rFonts w:ascii="Arial" w:hAnsi="Arial" w:cs="Arial"/>
        </w:rPr>
        <w:t xml:space="preserve">small step towards </w:t>
      </w:r>
      <w:r>
        <w:rPr>
          <w:rFonts w:ascii="Arial" w:hAnsi="Arial" w:cs="Arial"/>
        </w:rPr>
        <w:t xml:space="preserve">the updated </w:t>
      </w:r>
      <m:oMath>
        <m:r>
          <w:rPr>
            <w:rFonts w:ascii="Cambria Math" w:hAnsi="Cambria Math" w:cs="Arial"/>
          </w:rPr>
          <m:t>Q</m:t>
        </m:r>
      </m:oMath>
      <w:r>
        <w:rPr>
          <w:rFonts w:ascii="Arial" w:hAnsi="Arial" w:cs="Arial"/>
        </w:rPr>
        <w:t xml:space="preserve"> value. When </w:t>
      </w:r>
      <m:oMath>
        <m:r>
          <w:rPr>
            <w:rFonts w:ascii="Cambria Math" w:hAnsi="Cambria Math" w:cs="Arial"/>
          </w:rPr>
          <m:t>α</m:t>
        </m:r>
      </m:oMath>
      <w:r>
        <w:rPr>
          <w:rFonts w:ascii="Arial" w:hAnsi="Arial" w:cs="Arial"/>
        </w:rPr>
        <w:t xml:space="preserve"> approaching 1, the agent </w:t>
      </w:r>
      <w:r w:rsidR="0035383D">
        <w:rPr>
          <w:rFonts w:ascii="Arial" w:hAnsi="Arial" w:cs="Arial"/>
        </w:rPr>
        <w:t xml:space="preserve">takes a full </w:t>
      </w:r>
      <w:r>
        <w:rPr>
          <w:rFonts w:ascii="Arial" w:hAnsi="Arial" w:cs="Arial"/>
        </w:rPr>
        <w:t xml:space="preserve">update from the </w:t>
      </w:r>
      <w:r w:rsidR="0035383D">
        <w:rPr>
          <w:rFonts w:ascii="Arial" w:hAnsi="Arial" w:cs="Arial"/>
        </w:rPr>
        <w:t>new</w:t>
      </w:r>
      <w:r>
        <w:rPr>
          <w:rFonts w:ascii="Arial" w:hAnsi="Arial" w:cs="Arial"/>
        </w:rPr>
        <w:t xml:space="preserve"> value</w:t>
      </w:r>
      <w:r w:rsidRPr="006A14E0">
        <w:rPr>
          <w:rFonts w:ascii="Arial" w:hAnsi="Arial" w:cs="Arial"/>
        </w:rPr>
        <w:t xml:space="preserve"> </w:t>
      </w:r>
      <w:r w:rsidR="004D1E68">
        <w:rPr>
          <w:rFonts w:ascii="Arial" w:hAnsi="Arial" w:cs="Arial"/>
        </w:rPr>
        <w:t>[2</w:t>
      </w:r>
      <w:r w:rsidR="005E0B7A">
        <w:rPr>
          <w:rFonts w:ascii="Arial" w:hAnsi="Arial" w:cs="Arial"/>
        </w:rPr>
        <w:t>,</w:t>
      </w:r>
      <w:r w:rsidR="004D1E68">
        <w:rPr>
          <w:rFonts w:ascii="Arial" w:hAnsi="Arial" w:cs="Arial"/>
        </w:rPr>
        <w:t>4].</w:t>
      </w:r>
      <w:r>
        <w:rPr>
          <w:rFonts w:ascii="Arial" w:hAnsi="Arial" w:cs="Arial"/>
        </w:rPr>
        <w:t xml:space="preserve"> The learning rate is initially set as 0.9</w:t>
      </w:r>
      <w:r w:rsidR="00FC4B99">
        <w:rPr>
          <w:rFonts w:ascii="Arial" w:hAnsi="Arial" w:cs="Arial"/>
        </w:rPr>
        <w:t xml:space="preserve"> for simplicity</w:t>
      </w:r>
      <w:r>
        <w:rPr>
          <w:rFonts w:ascii="Arial" w:hAnsi="Arial" w:cs="Arial"/>
        </w:rPr>
        <w:t xml:space="preserve"> as Even-Dar and Mansour </w:t>
      </w:r>
      <w:r w:rsidR="004D1E68">
        <w:rPr>
          <w:rFonts w:ascii="Arial" w:hAnsi="Arial" w:cs="Arial"/>
        </w:rPr>
        <w:t>[2]</w:t>
      </w:r>
      <w:r>
        <w:rPr>
          <w:rFonts w:ascii="Arial" w:hAnsi="Arial" w:cs="Arial"/>
        </w:rPr>
        <w:t xml:space="preserve"> suggested </w:t>
      </w:r>
      <w:r w:rsidR="0035383D">
        <w:rPr>
          <w:rFonts w:ascii="Arial" w:hAnsi="Arial" w:cs="Arial"/>
        </w:rPr>
        <w:t xml:space="preserve">around </w:t>
      </w:r>
      <w:r>
        <w:rPr>
          <w:rFonts w:ascii="Arial" w:hAnsi="Arial" w:cs="Arial"/>
        </w:rPr>
        <w:t>0.85 is a good start.</w:t>
      </w:r>
      <w:r w:rsidR="00F54FB5">
        <w:rPr>
          <w:rFonts w:ascii="Arial" w:hAnsi="Arial" w:cs="Arial"/>
        </w:rPr>
        <w:t xml:space="preserve"> </w:t>
      </w:r>
      <w:proofErr w:type="spellStart"/>
      <w:r w:rsidR="00F54FB5" w:rsidRPr="00F54FB5">
        <w:rPr>
          <w:rFonts w:ascii="Arial" w:hAnsi="Arial" w:cs="Arial"/>
        </w:rPr>
        <w:t>Beleznay</w:t>
      </w:r>
      <w:proofErr w:type="spellEnd"/>
      <w:r w:rsidR="004D1E68">
        <w:rPr>
          <w:rFonts w:ascii="Arial" w:hAnsi="Arial" w:cs="Arial"/>
        </w:rPr>
        <w:t xml:space="preserve"> et al.</w:t>
      </w:r>
      <w:r w:rsidR="00F54FB5" w:rsidRPr="00F54FB5">
        <w:rPr>
          <w:rFonts w:ascii="Arial" w:hAnsi="Arial" w:cs="Arial"/>
        </w:rPr>
        <w:t xml:space="preserve"> </w:t>
      </w:r>
      <w:r w:rsidR="004D1E68">
        <w:rPr>
          <w:rFonts w:ascii="Arial" w:hAnsi="Arial" w:cs="Arial"/>
        </w:rPr>
        <w:t>[1]</w:t>
      </w:r>
      <w:r w:rsidR="00F54FB5">
        <w:rPr>
          <w:rFonts w:ascii="Arial" w:hAnsi="Arial" w:cs="Arial"/>
        </w:rPr>
        <w:t xml:space="preserve"> suggested to use </w:t>
      </w:r>
      <w:r w:rsidR="00A767F1">
        <w:rPr>
          <w:rFonts w:ascii="Arial" w:hAnsi="Arial" w:cs="Arial"/>
        </w:rPr>
        <w:t xml:space="preserve">a </w:t>
      </w:r>
      <w:r w:rsidR="00F54FB5">
        <w:rPr>
          <w:rFonts w:ascii="Arial" w:hAnsi="Arial" w:cs="Arial"/>
        </w:rPr>
        <w:t>fixed learning rate for faster convergence, thus learning rate is not decayed.</w:t>
      </w:r>
    </w:p>
    <w:p w14:paraId="59D23137" w14:textId="77777777" w:rsidR="00B64B91" w:rsidRDefault="00B64B91" w:rsidP="006A14E0">
      <w:pPr>
        <w:spacing w:after="60"/>
        <w:jc w:val="both"/>
        <w:rPr>
          <w:rFonts w:ascii="Arial" w:hAnsi="Arial" w:cs="Arial"/>
        </w:rPr>
      </w:pPr>
    </w:p>
    <w:p w14:paraId="49D63057" w14:textId="73D2BD3F" w:rsidR="00FC4B99" w:rsidRPr="00FC4B99" w:rsidRDefault="00FC4B99" w:rsidP="00FC4B99">
      <w:pPr>
        <w:pStyle w:val="Heading3"/>
        <w:numPr>
          <w:ilvl w:val="2"/>
          <w:numId w:val="1"/>
        </w:numPr>
        <w:ind w:left="567" w:hanging="567"/>
      </w:pPr>
      <w:r w:rsidRPr="00FC4B99">
        <w:t>Discount Rate</w:t>
      </w:r>
    </w:p>
    <w:p w14:paraId="04DF8021" w14:textId="649DF6C0" w:rsidR="00FC4B99" w:rsidRDefault="00FC4B99" w:rsidP="006A14E0">
      <w:pPr>
        <w:spacing w:after="60"/>
        <w:jc w:val="both"/>
        <w:rPr>
          <w:rFonts w:ascii="Arial" w:hAnsi="Arial" w:cs="Arial"/>
        </w:rPr>
      </w:pPr>
      <w:r w:rsidRPr="00FC4B99">
        <w:rPr>
          <w:rFonts w:ascii="Arial" w:hAnsi="Arial" w:cs="Arial"/>
        </w:rPr>
        <w:t>Discount rate (</w:t>
      </w:r>
      <m:oMath>
        <m:r>
          <w:rPr>
            <w:rFonts w:ascii="Cambria Math" w:hAnsi="Cambria Math" w:cs="Arial"/>
          </w:rPr>
          <m:t>γ∈(0,1]</m:t>
        </m:r>
      </m:oMath>
      <w:r w:rsidRPr="00FC4B99">
        <w:rPr>
          <w:rFonts w:ascii="Arial" w:hAnsi="Arial" w:cs="Arial"/>
        </w:rPr>
        <w:t>) is used to represents the uncertainty of the estimates and it determines the present value of it.</w:t>
      </w:r>
      <w:r>
        <w:rPr>
          <w:rFonts w:ascii="Arial" w:hAnsi="Arial" w:cs="Arial"/>
        </w:rPr>
        <w:t xml:space="preserve"> It’s also a mathematical convenience to turn an infinite horizon problem to a finite one.</w:t>
      </w:r>
      <w:r w:rsidRPr="00FC4B99">
        <w:rPr>
          <w:rFonts w:ascii="Arial" w:hAnsi="Arial" w:cs="Arial"/>
        </w:rPr>
        <w:t xml:space="preserve"> When </w:t>
      </w:r>
      <m:oMath>
        <m:r>
          <w:rPr>
            <w:rFonts w:ascii="Cambria Math" w:hAnsi="Cambria Math" w:cs="Arial"/>
          </w:rPr>
          <m:t>γ</m:t>
        </m:r>
      </m:oMath>
      <w:r>
        <w:rPr>
          <w:rFonts w:ascii="Arial" w:hAnsi="Arial" w:cs="Arial"/>
        </w:rPr>
        <w:t xml:space="preserve"> </w:t>
      </w:r>
      <w:r w:rsidRPr="00FC4B99">
        <w:rPr>
          <w:rFonts w:ascii="Arial" w:hAnsi="Arial" w:cs="Arial"/>
        </w:rPr>
        <w:t xml:space="preserve">close to 0, the agent tends to maximise the immediate and short-term reward. When </w:t>
      </w:r>
      <m:oMath>
        <m:r>
          <w:rPr>
            <w:rFonts w:ascii="Cambria Math" w:hAnsi="Cambria Math" w:cs="Arial"/>
          </w:rPr>
          <m:t>γ</m:t>
        </m:r>
      </m:oMath>
      <w:r w:rsidRPr="00FC4B99">
        <w:rPr>
          <w:rFonts w:ascii="Arial" w:hAnsi="Arial" w:cs="Arial"/>
        </w:rPr>
        <w:t xml:space="preserve"> approaching 1, the agent takes more consideration of future rewards.</w:t>
      </w:r>
      <w:r w:rsidR="004D1E68">
        <w:rPr>
          <w:rFonts w:ascii="Arial" w:hAnsi="Arial" w:cs="Arial"/>
        </w:rPr>
        <w:t xml:space="preserve"> </w:t>
      </w:r>
      <w:r>
        <w:rPr>
          <w:rFonts w:ascii="Arial" w:hAnsi="Arial" w:cs="Arial"/>
        </w:rPr>
        <w:t>A</w:t>
      </w:r>
      <w:r w:rsidRPr="00FC4B99">
        <w:rPr>
          <w:rFonts w:ascii="Arial" w:hAnsi="Arial" w:cs="Arial"/>
        </w:rPr>
        <w:t xml:space="preserve"> discount rate of 0.8 is used</w:t>
      </w:r>
      <w:r>
        <w:rPr>
          <w:rFonts w:ascii="Arial" w:hAnsi="Arial" w:cs="Arial"/>
        </w:rPr>
        <w:t xml:space="preserve"> as </w:t>
      </w:r>
      <w:r w:rsidR="00662407">
        <w:rPr>
          <w:rFonts w:ascii="Arial" w:hAnsi="Arial" w:cs="Arial"/>
        </w:rPr>
        <w:t xml:space="preserve">the </w:t>
      </w:r>
      <w:r>
        <w:rPr>
          <w:rFonts w:ascii="Arial" w:hAnsi="Arial" w:cs="Arial"/>
        </w:rPr>
        <w:t>initial setting</w:t>
      </w:r>
      <w:r w:rsidRPr="00FC4B99">
        <w:rPr>
          <w:rFonts w:ascii="Arial" w:hAnsi="Arial" w:cs="Arial"/>
        </w:rPr>
        <w:t>.</w:t>
      </w:r>
      <w:r w:rsidR="004D1E68">
        <w:rPr>
          <w:rFonts w:ascii="Arial" w:hAnsi="Arial" w:cs="Arial"/>
        </w:rPr>
        <w:t xml:space="preserve"> [4]</w:t>
      </w:r>
    </w:p>
    <w:p w14:paraId="5AE76ABF" w14:textId="77777777" w:rsidR="00B64B91" w:rsidRDefault="00B64B91" w:rsidP="006A14E0">
      <w:pPr>
        <w:spacing w:after="60"/>
        <w:jc w:val="both"/>
        <w:rPr>
          <w:rFonts w:ascii="Arial" w:hAnsi="Arial" w:cs="Arial"/>
        </w:rPr>
      </w:pPr>
    </w:p>
    <w:p w14:paraId="644614CC" w14:textId="18F3E335" w:rsidR="00FC4B99" w:rsidRPr="00FC4B99" w:rsidRDefault="00FC4B99" w:rsidP="00FC4B99">
      <w:pPr>
        <w:pStyle w:val="Heading3"/>
        <w:numPr>
          <w:ilvl w:val="2"/>
          <w:numId w:val="1"/>
        </w:numPr>
        <w:ind w:left="567" w:hanging="567"/>
      </w:pPr>
      <w:r w:rsidRPr="00FC4B99">
        <w:t xml:space="preserve">Exploration </w:t>
      </w:r>
      <w:r>
        <w:t>and Decay</w:t>
      </w:r>
      <w:r w:rsidR="005C0999">
        <w:t xml:space="preserve"> Factor</w:t>
      </w:r>
    </w:p>
    <w:p w14:paraId="35B8E187" w14:textId="08E8964A" w:rsidR="00FC4B99" w:rsidRDefault="00FC4B99" w:rsidP="006A14E0">
      <w:pPr>
        <w:spacing w:after="60"/>
        <w:jc w:val="both"/>
        <w:rPr>
          <w:rFonts w:ascii="Arial" w:hAnsi="Arial" w:cs="Arial"/>
        </w:rPr>
      </w:pPr>
      <w:r>
        <w:rPr>
          <w:rFonts w:ascii="Arial" w:hAnsi="Arial" w:cs="Arial"/>
        </w:rPr>
        <w:t>As noted in section 1.4 that ε-greedy policy with decay factor is implemented in this report.</w:t>
      </w:r>
      <w:r w:rsidR="005E3E06">
        <w:rPr>
          <w:rFonts w:ascii="Arial" w:hAnsi="Arial" w:cs="Arial"/>
        </w:rPr>
        <w:t xml:space="preserve"> The larger the exploration factor and the </w:t>
      </w:r>
      <w:r w:rsidR="0035383D">
        <w:rPr>
          <w:rFonts w:ascii="Arial" w:hAnsi="Arial" w:cs="Arial"/>
        </w:rPr>
        <w:t>larger</w:t>
      </w:r>
      <w:r w:rsidR="005E3E06">
        <w:rPr>
          <w:rFonts w:ascii="Arial" w:hAnsi="Arial" w:cs="Arial"/>
        </w:rPr>
        <w:t xml:space="preserve"> the decay factor, the more agent would explore instead of acting greedily towards the short-term maximum value.</w:t>
      </w:r>
      <w:r>
        <w:rPr>
          <w:rFonts w:ascii="Arial" w:hAnsi="Arial" w:cs="Arial"/>
        </w:rPr>
        <w:t xml:space="preserve"> We initially set exploration factor to be 0.9 and decay to be 0.999 in a view to let the agent explore more at the early episodes. The table below summarised the initial configuration of parameters.</w:t>
      </w:r>
    </w:p>
    <w:p w14:paraId="5DDA589E" w14:textId="77777777" w:rsidR="00B64B91" w:rsidRPr="005C0999" w:rsidRDefault="00B64B91" w:rsidP="006A14E0">
      <w:pPr>
        <w:spacing w:after="60"/>
        <w:jc w:val="both"/>
        <w:rPr>
          <w:rFonts w:ascii="Arial" w:hAnsi="Arial" w:cs="Arial"/>
          <w:b/>
        </w:rPr>
      </w:pPr>
    </w:p>
    <w:tbl>
      <w:tblPr>
        <w:tblStyle w:val="TableGrid"/>
        <w:tblW w:w="0" w:type="auto"/>
        <w:jc w:val="center"/>
        <w:tblLook w:val="04A0" w:firstRow="1" w:lastRow="0" w:firstColumn="1" w:lastColumn="0" w:noHBand="0" w:noVBand="1"/>
      </w:tblPr>
      <w:tblGrid>
        <w:gridCol w:w="2254"/>
        <w:gridCol w:w="2136"/>
        <w:gridCol w:w="2372"/>
        <w:gridCol w:w="2254"/>
      </w:tblGrid>
      <w:tr w:rsidR="00FC4B99" w:rsidRPr="005C0999" w14:paraId="2A9B0B15" w14:textId="77777777" w:rsidTr="00BD06FD">
        <w:trPr>
          <w:jc w:val="center"/>
        </w:trPr>
        <w:tc>
          <w:tcPr>
            <w:tcW w:w="9016" w:type="dxa"/>
            <w:gridSpan w:val="4"/>
            <w:shd w:val="clear" w:color="auto" w:fill="F2F2F2" w:themeFill="background1" w:themeFillShade="F2"/>
            <w:vAlign w:val="center"/>
          </w:tcPr>
          <w:p w14:paraId="1375D5E2" w14:textId="72B0B053" w:rsidR="00FC4B99" w:rsidRPr="005C0999" w:rsidRDefault="00FC4B99" w:rsidP="00FC4B99">
            <w:pPr>
              <w:spacing w:after="60"/>
              <w:jc w:val="center"/>
              <w:rPr>
                <w:rFonts w:ascii="Arial" w:hAnsi="Arial" w:cs="Arial"/>
                <w:b/>
              </w:rPr>
            </w:pPr>
            <w:r w:rsidRPr="005C0999">
              <w:rPr>
                <w:rFonts w:ascii="Arial" w:hAnsi="Arial" w:cs="Arial"/>
                <w:b/>
              </w:rPr>
              <w:t>Summary of initial parameters configuration</w:t>
            </w:r>
          </w:p>
        </w:tc>
      </w:tr>
      <w:tr w:rsidR="00FC4B99" w14:paraId="082D8E4D" w14:textId="77777777" w:rsidTr="00BD06FD">
        <w:trPr>
          <w:jc w:val="center"/>
        </w:trPr>
        <w:tc>
          <w:tcPr>
            <w:tcW w:w="2254" w:type="dxa"/>
          </w:tcPr>
          <w:p w14:paraId="1904DF27" w14:textId="067397D0" w:rsidR="00FC4B99" w:rsidRDefault="00FC4B99" w:rsidP="006A14E0">
            <w:pPr>
              <w:spacing w:after="60"/>
              <w:jc w:val="both"/>
              <w:rPr>
                <w:rFonts w:ascii="Arial" w:hAnsi="Arial" w:cs="Arial"/>
              </w:rPr>
            </w:pPr>
            <w:r>
              <w:rPr>
                <w:rFonts w:ascii="Arial" w:hAnsi="Arial" w:cs="Arial"/>
              </w:rPr>
              <w:t>Learning Rate (</w:t>
            </w:r>
            <m:oMath>
              <m:r>
                <w:rPr>
                  <w:rFonts w:ascii="Cambria Math" w:hAnsi="Cambria Math" w:cs="Arial"/>
                </w:rPr>
                <m:t>α</m:t>
              </m:r>
            </m:oMath>
            <w:r>
              <w:rPr>
                <w:rFonts w:ascii="Arial" w:hAnsi="Arial" w:cs="Arial"/>
              </w:rPr>
              <w:t>)</w:t>
            </w:r>
          </w:p>
        </w:tc>
        <w:tc>
          <w:tcPr>
            <w:tcW w:w="2136" w:type="dxa"/>
            <w:vAlign w:val="center"/>
          </w:tcPr>
          <w:p w14:paraId="6AF18952" w14:textId="6BBD00E3" w:rsidR="00FC4B99" w:rsidRPr="005C0999" w:rsidRDefault="00FC4B99" w:rsidP="00FC4B99">
            <w:pPr>
              <w:spacing w:after="60"/>
              <w:jc w:val="center"/>
              <w:rPr>
                <w:rFonts w:ascii="Arial" w:hAnsi="Arial" w:cs="Arial"/>
              </w:rPr>
            </w:pPr>
            <w:r w:rsidRPr="005C0999">
              <w:rPr>
                <w:rFonts w:ascii="Arial" w:hAnsi="Arial" w:cs="Arial"/>
              </w:rPr>
              <w:t>0.9</w:t>
            </w:r>
          </w:p>
        </w:tc>
        <w:tc>
          <w:tcPr>
            <w:tcW w:w="2372" w:type="dxa"/>
          </w:tcPr>
          <w:p w14:paraId="4F2E0ACB" w14:textId="79940B95" w:rsidR="00FC4B99" w:rsidRPr="005C0999" w:rsidRDefault="00FC4B99" w:rsidP="006A14E0">
            <w:pPr>
              <w:spacing w:after="60"/>
              <w:jc w:val="both"/>
              <w:rPr>
                <w:rFonts w:ascii="Arial" w:hAnsi="Arial" w:cs="Arial"/>
              </w:rPr>
            </w:pPr>
            <w:r w:rsidRPr="005C0999">
              <w:rPr>
                <w:rFonts w:ascii="Arial" w:hAnsi="Arial" w:cs="Arial"/>
              </w:rPr>
              <w:t>Exploration Factor (</w:t>
            </w:r>
            <m:oMath>
              <m:r>
                <w:rPr>
                  <w:rFonts w:ascii="Cambria Math" w:hAnsi="Cambria Math" w:cs="Arial"/>
                </w:rPr>
                <m:t>ε</m:t>
              </m:r>
            </m:oMath>
            <w:r w:rsidRPr="005C0999">
              <w:rPr>
                <w:rFonts w:ascii="Arial" w:hAnsi="Arial" w:cs="Arial"/>
              </w:rPr>
              <w:t>)</w:t>
            </w:r>
          </w:p>
        </w:tc>
        <w:tc>
          <w:tcPr>
            <w:tcW w:w="2254" w:type="dxa"/>
            <w:vAlign w:val="center"/>
          </w:tcPr>
          <w:p w14:paraId="3460FF43" w14:textId="4314873B" w:rsidR="00FC4B99" w:rsidRPr="005C0999" w:rsidRDefault="005C0999" w:rsidP="005C0999">
            <w:pPr>
              <w:spacing w:after="60"/>
              <w:jc w:val="center"/>
              <w:rPr>
                <w:rFonts w:ascii="Arial" w:hAnsi="Arial" w:cs="Arial"/>
              </w:rPr>
            </w:pPr>
            <w:r w:rsidRPr="005C0999">
              <w:rPr>
                <w:rFonts w:ascii="Arial" w:hAnsi="Arial" w:cs="Arial"/>
              </w:rPr>
              <w:t>0.9</w:t>
            </w:r>
          </w:p>
        </w:tc>
      </w:tr>
      <w:tr w:rsidR="00FC4B99" w14:paraId="4BFEB6B4" w14:textId="77777777" w:rsidTr="00BD06FD">
        <w:trPr>
          <w:jc w:val="center"/>
        </w:trPr>
        <w:tc>
          <w:tcPr>
            <w:tcW w:w="2254" w:type="dxa"/>
          </w:tcPr>
          <w:p w14:paraId="56B8D519" w14:textId="5434F5DF" w:rsidR="00FC4B99" w:rsidRDefault="00FC4B99" w:rsidP="006A14E0">
            <w:pPr>
              <w:spacing w:after="60"/>
              <w:jc w:val="both"/>
              <w:rPr>
                <w:rFonts w:ascii="Arial" w:hAnsi="Arial" w:cs="Arial"/>
              </w:rPr>
            </w:pPr>
            <w:r>
              <w:rPr>
                <w:rFonts w:ascii="Arial" w:hAnsi="Arial" w:cs="Arial"/>
              </w:rPr>
              <w:t>Discount Rate (</w:t>
            </w:r>
            <m:oMath>
              <m:r>
                <w:rPr>
                  <w:rFonts w:ascii="Cambria Math" w:hAnsi="Cambria Math" w:cs="Arial"/>
                </w:rPr>
                <m:t>γ</m:t>
              </m:r>
            </m:oMath>
            <w:r>
              <w:rPr>
                <w:rFonts w:ascii="Arial" w:hAnsi="Arial" w:cs="Arial"/>
              </w:rPr>
              <w:t>)</w:t>
            </w:r>
          </w:p>
        </w:tc>
        <w:tc>
          <w:tcPr>
            <w:tcW w:w="2136" w:type="dxa"/>
            <w:vAlign w:val="center"/>
          </w:tcPr>
          <w:p w14:paraId="0BD3F19C" w14:textId="237EDA0A" w:rsidR="00FC4B99" w:rsidRPr="005C0999" w:rsidRDefault="00FC4B99" w:rsidP="00FC4B99">
            <w:pPr>
              <w:spacing w:after="60"/>
              <w:jc w:val="center"/>
              <w:rPr>
                <w:rFonts w:ascii="Arial" w:hAnsi="Arial" w:cs="Arial"/>
              </w:rPr>
            </w:pPr>
            <w:r w:rsidRPr="005C0999">
              <w:rPr>
                <w:rFonts w:ascii="Arial" w:hAnsi="Arial" w:cs="Arial"/>
              </w:rPr>
              <w:t>0.8</w:t>
            </w:r>
          </w:p>
        </w:tc>
        <w:tc>
          <w:tcPr>
            <w:tcW w:w="2372" w:type="dxa"/>
          </w:tcPr>
          <w:p w14:paraId="5CE892C3" w14:textId="53CE1B12" w:rsidR="00FC4B99" w:rsidRPr="005C0999" w:rsidRDefault="005C0999" w:rsidP="006A14E0">
            <w:pPr>
              <w:spacing w:after="60"/>
              <w:jc w:val="both"/>
              <w:rPr>
                <w:rFonts w:ascii="Arial" w:hAnsi="Arial" w:cs="Arial"/>
              </w:rPr>
            </w:pPr>
            <w:r w:rsidRPr="005C0999">
              <w:rPr>
                <w:rFonts w:ascii="Arial" w:hAnsi="Arial" w:cs="Arial"/>
              </w:rPr>
              <w:t>Decay factor (</w:t>
            </w:r>
            <m:oMath>
              <m:r>
                <w:rPr>
                  <w:rFonts w:ascii="Cambria Math" w:hAnsi="Cambria Math" w:cs="Arial"/>
                </w:rPr>
                <m:t>df</m:t>
              </m:r>
            </m:oMath>
            <w:r w:rsidRPr="005C0999">
              <w:rPr>
                <w:rFonts w:ascii="Arial" w:hAnsi="Arial" w:cs="Arial"/>
              </w:rPr>
              <w:t>)</w:t>
            </w:r>
          </w:p>
        </w:tc>
        <w:tc>
          <w:tcPr>
            <w:tcW w:w="2254" w:type="dxa"/>
            <w:vAlign w:val="center"/>
          </w:tcPr>
          <w:p w14:paraId="6153194E" w14:textId="48E30537" w:rsidR="00FC4B99" w:rsidRPr="005C0999" w:rsidRDefault="005C0999" w:rsidP="005C0999">
            <w:pPr>
              <w:spacing w:after="60"/>
              <w:jc w:val="center"/>
              <w:rPr>
                <w:rFonts w:ascii="Arial" w:hAnsi="Arial" w:cs="Arial"/>
              </w:rPr>
            </w:pPr>
            <w:r w:rsidRPr="005C0999">
              <w:rPr>
                <w:rFonts w:ascii="Arial" w:hAnsi="Arial" w:cs="Arial"/>
              </w:rPr>
              <w:t>0.999</w:t>
            </w:r>
          </w:p>
        </w:tc>
      </w:tr>
      <w:tr w:rsidR="00FC4B99" w14:paraId="1FFE6E4A" w14:textId="77777777" w:rsidTr="00BD06FD">
        <w:trPr>
          <w:jc w:val="center"/>
        </w:trPr>
        <w:tc>
          <w:tcPr>
            <w:tcW w:w="9016" w:type="dxa"/>
            <w:gridSpan w:val="4"/>
            <w:vAlign w:val="center"/>
          </w:tcPr>
          <w:p w14:paraId="72A7874C" w14:textId="1ABC0FD9" w:rsidR="00FC4B99" w:rsidRDefault="005C0999" w:rsidP="00FC4B99">
            <w:pPr>
              <w:spacing w:after="60"/>
              <w:jc w:val="center"/>
              <w:rPr>
                <w:rFonts w:ascii="Arial" w:hAnsi="Arial" w:cs="Arial"/>
              </w:rPr>
            </w:pPr>
            <w:r w:rsidRPr="005C0999">
              <w:rPr>
                <w:rFonts w:ascii="Arial" w:hAnsi="Arial" w:cs="Arial"/>
                <w:sz w:val="16"/>
              </w:rPr>
              <w:t>Table 2. Summary of initial parameters configuration</w:t>
            </w:r>
          </w:p>
        </w:tc>
      </w:tr>
    </w:tbl>
    <w:p w14:paraId="359EA04F" w14:textId="77777777" w:rsidR="00B64B91" w:rsidRDefault="00B64B91" w:rsidP="00B64B91">
      <w:pPr>
        <w:pStyle w:val="Heading2"/>
        <w:rPr>
          <w:rFonts w:cs="Arial"/>
        </w:rPr>
      </w:pPr>
    </w:p>
    <w:p w14:paraId="35331061" w14:textId="7741E297" w:rsidR="006A14E0" w:rsidRDefault="005C0999" w:rsidP="005C0999">
      <w:pPr>
        <w:pStyle w:val="Heading2"/>
        <w:numPr>
          <w:ilvl w:val="1"/>
          <w:numId w:val="1"/>
        </w:numPr>
        <w:ind w:left="426" w:hanging="426"/>
        <w:rPr>
          <w:rFonts w:cs="Arial"/>
        </w:rPr>
      </w:pPr>
      <w:r>
        <w:rPr>
          <w:rFonts w:cs="Arial"/>
        </w:rPr>
        <w:t xml:space="preserve">Q-matrix Update </w:t>
      </w:r>
    </w:p>
    <w:p w14:paraId="2B2D2203" w14:textId="685FC65E" w:rsidR="005C0999" w:rsidRDefault="005C0999" w:rsidP="005C0999">
      <w:pPr>
        <w:spacing w:after="60"/>
        <w:jc w:val="both"/>
        <w:rPr>
          <w:rFonts w:ascii="Arial" w:hAnsi="Arial" w:cs="Arial"/>
        </w:rPr>
      </w:pPr>
      <w:r w:rsidRPr="005C0999">
        <w:rPr>
          <w:rFonts w:ascii="Arial" w:hAnsi="Arial" w:cs="Arial"/>
        </w:rPr>
        <w:t>To demonstrate Q-learning, 2 episodes of Q-matrix asynchronous update is illustrated below with the parameters stated above (</w:t>
      </w:r>
      <m:oMath>
        <m:r>
          <w:rPr>
            <w:rFonts w:ascii="Cambria Math" w:hAnsi="Cambria Math" w:cs="Arial"/>
          </w:rPr>
          <m:t>α=0.9, γ=0.8</m:t>
        </m:r>
      </m:oMath>
      <w:r w:rsidRPr="005C0999">
        <w:rPr>
          <w:rFonts w:ascii="Arial" w:hAnsi="Arial" w:cs="Arial"/>
        </w:rPr>
        <w:t>).</w:t>
      </w:r>
      <w:r>
        <w:rPr>
          <w:rFonts w:ascii="Arial" w:hAnsi="Arial" w:cs="Arial"/>
        </w:rPr>
        <w:t xml:space="preserve"> </w:t>
      </w:r>
      <w:r w:rsidRPr="005C0999">
        <w:rPr>
          <w:rFonts w:ascii="Arial" w:hAnsi="Arial" w:cs="Arial"/>
        </w:rPr>
        <w:t xml:space="preserve">In addition, </w:t>
      </w:r>
      <w:r w:rsidR="00662407">
        <w:rPr>
          <w:rFonts w:ascii="Arial" w:hAnsi="Arial" w:cs="Arial"/>
        </w:rPr>
        <w:t xml:space="preserve">the </w:t>
      </w:r>
      <w:r w:rsidRPr="005C0999">
        <w:rPr>
          <w:rFonts w:ascii="Arial" w:hAnsi="Arial" w:cs="Arial"/>
        </w:rPr>
        <w:t xml:space="preserve">pseudocode of Q-learning </w:t>
      </w:r>
      <w:r>
        <w:rPr>
          <w:rFonts w:ascii="Arial" w:hAnsi="Arial" w:cs="Arial"/>
        </w:rPr>
        <w:t xml:space="preserve">algorithm </w:t>
      </w:r>
      <w:r w:rsidRPr="005C0999">
        <w:rPr>
          <w:rFonts w:ascii="Arial" w:hAnsi="Arial" w:cs="Arial"/>
        </w:rPr>
        <w:t xml:space="preserve">is presented in the box below </w:t>
      </w:r>
      <w:r w:rsidR="004D1E68">
        <w:rPr>
          <w:rFonts w:ascii="Arial" w:hAnsi="Arial" w:cs="Arial"/>
        </w:rPr>
        <w:t>[4]</w:t>
      </w:r>
      <w:r w:rsidRPr="005C0999">
        <w:rPr>
          <w:rFonts w:ascii="Arial" w:hAnsi="Arial" w:cs="Arial"/>
        </w:rPr>
        <w:t>.</w:t>
      </w:r>
    </w:p>
    <w:p w14:paraId="3294936D" w14:textId="77777777" w:rsidR="00B64B91" w:rsidRDefault="00B64B91" w:rsidP="005C0999">
      <w:pPr>
        <w:spacing w:after="60"/>
        <w:jc w:val="both"/>
        <w:rPr>
          <w:rFonts w:ascii="Arial" w:hAnsi="Arial" w:cs="Arial"/>
        </w:rPr>
      </w:pPr>
    </w:p>
    <w:tbl>
      <w:tblPr>
        <w:tblStyle w:val="TableGrid"/>
        <w:tblW w:w="0" w:type="auto"/>
        <w:jc w:val="center"/>
        <w:tblLook w:val="04A0" w:firstRow="1" w:lastRow="0" w:firstColumn="1" w:lastColumn="0" w:noHBand="0" w:noVBand="1"/>
      </w:tblPr>
      <w:tblGrid>
        <w:gridCol w:w="9016"/>
      </w:tblGrid>
      <w:tr w:rsidR="005C0999" w14:paraId="60DE9A88" w14:textId="77777777" w:rsidTr="00BD06FD">
        <w:trPr>
          <w:jc w:val="center"/>
        </w:trPr>
        <w:tc>
          <w:tcPr>
            <w:tcW w:w="9016" w:type="dxa"/>
            <w:shd w:val="clear" w:color="auto" w:fill="F2F2F2" w:themeFill="background1" w:themeFillShade="F2"/>
          </w:tcPr>
          <w:p w14:paraId="17E5AB05" w14:textId="1CB74A18" w:rsidR="005C0999" w:rsidRPr="005C0999" w:rsidRDefault="005C0999" w:rsidP="005C0999">
            <w:pPr>
              <w:spacing w:after="60"/>
              <w:jc w:val="both"/>
              <w:rPr>
                <w:rFonts w:ascii="Arial" w:hAnsi="Arial" w:cs="Arial"/>
                <w:b/>
              </w:rPr>
            </w:pPr>
            <w:r w:rsidRPr="005C0999">
              <w:rPr>
                <w:rFonts w:ascii="Arial" w:hAnsi="Arial" w:cs="Arial"/>
                <w:b/>
              </w:rPr>
              <w:t>Q-learning (off-policy TD control) pseudocode</w:t>
            </w:r>
          </w:p>
        </w:tc>
      </w:tr>
      <w:tr w:rsidR="005C0999" w14:paraId="35CD48BC" w14:textId="77777777" w:rsidTr="00BD06FD">
        <w:trPr>
          <w:jc w:val="center"/>
        </w:trPr>
        <w:tc>
          <w:tcPr>
            <w:tcW w:w="9016" w:type="dxa"/>
          </w:tcPr>
          <w:p w14:paraId="35C7CEEC" w14:textId="3BBC9138" w:rsidR="005C0999" w:rsidRDefault="005C0999" w:rsidP="005C0999">
            <w:pPr>
              <w:spacing w:after="60"/>
              <w:jc w:val="both"/>
              <w:rPr>
                <w:rFonts w:ascii="Arial" w:hAnsi="Arial" w:cs="Arial"/>
              </w:rPr>
            </w:pPr>
            <w:r w:rsidRPr="005C0999">
              <w:rPr>
                <w:rFonts w:ascii="Arial" w:hAnsi="Arial" w:cs="Arial"/>
              </w:rPr>
              <w:t xml:space="preserve">Set algorithm parameters: </w:t>
            </w:r>
            <m:oMath>
              <m:r>
                <w:rPr>
                  <w:rFonts w:ascii="Cambria Math" w:hAnsi="Cambria Math" w:cs="Arial"/>
                </w:rPr>
                <m:t>α∈</m:t>
              </m:r>
              <m:d>
                <m:dPr>
                  <m:endChr m:val="]"/>
                  <m:ctrlPr>
                    <w:rPr>
                      <w:rFonts w:ascii="Cambria Math" w:hAnsi="Cambria Math" w:cs="Arial"/>
                      <w:i/>
                    </w:rPr>
                  </m:ctrlPr>
                </m:dPr>
                <m:e>
                  <m:r>
                    <w:rPr>
                      <w:rFonts w:ascii="Cambria Math" w:hAnsi="Cambria Math" w:cs="Arial"/>
                    </w:rPr>
                    <m:t>0,1</m:t>
                  </m:r>
                </m:e>
              </m:d>
              <m:r>
                <w:rPr>
                  <w:rFonts w:ascii="Cambria Math" w:hAnsi="Cambria Math" w:cs="Arial"/>
                </w:rPr>
                <m:t>, γ∈</m:t>
              </m:r>
              <m:d>
                <m:dPr>
                  <m:endChr m:val="]"/>
                  <m:ctrlPr>
                    <w:rPr>
                      <w:rFonts w:ascii="Cambria Math" w:hAnsi="Cambria Math" w:cs="Arial"/>
                      <w:i/>
                    </w:rPr>
                  </m:ctrlPr>
                </m:dPr>
                <m:e>
                  <m:r>
                    <w:rPr>
                      <w:rFonts w:ascii="Cambria Math" w:hAnsi="Cambria Math" w:cs="Arial"/>
                    </w:rPr>
                    <m:t>0,1</m:t>
                  </m:r>
                </m:e>
              </m:d>
              <m:r>
                <w:rPr>
                  <w:rFonts w:ascii="Cambria Math" w:hAnsi="Cambria Math" w:cs="Arial"/>
                </w:rPr>
                <m:t>, ε∈</m:t>
              </m:r>
              <m:d>
                <m:dPr>
                  <m:ctrlPr>
                    <w:rPr>
                      <w:rFonts w:ascii="Cambria Math" w:hAnsi="Cambria Math" w:cs="Arial"/>
                      <w:i/>
                    </w:rPr>
                  </m:ctrlPr>
                </m:dPr>
                <m:e>
                  <m:r>
                    <w:rPr>
                      <w:rFonts w:ascii="Cambria Math" w:hAnsi="Cambria Math" w:cs="Arial"/>
                    </w:rPr>
                    <m:t>0,1</m:t>
                  </m:r>
                </m:e>
              </m:d>
              <m:r>
                <w:rPr>
                  <w:rFonts w:ascii="Cambria Math" w:hAnsi="Cambria Math" w:cs="Arial"/>
                </w:rPr>
                <m:t xml:space="preserve">, df∈(0,1] </m:t>
              </m:r>
            </m:oMath>
          </w:p>
          <w:p w14:paraId="448A417F" w14:textId="77777777" w:rsidR="005C0999" w:rsidRDefault="005C0999" w:rsidP="005C0999">
            <w:pPr>
              <w:spacing w:after="60"/>
              <w:jc w:val="both"/>
              <w:rPr>
                <w:rFonts w:ascii="Arial" w:hAnsi="Arial" w:cs="Arial"/>
              </w:rPr>
            </w:pPr>
            <w:r w:rsidRPr="005C0999">
              <w:rPr>
                <w:rFonts w:ascii="Arial" w:hAnsi="Arial" w:cs="Arial"/>
              </w:rPr>
              <w:t xml:space="preserve">Initialise </w:t>
            </w:r>
            <m:oMath>
              <m:r>
                <w:rPr>
                  <w:rFonts w:ascii="Cambria Math" w:hAnsi="Cambria Math" w:cs="Arial"/>
                </w:rPr>
                <m:t>Q(s,a)</m:t>
              </m:r>
            </m:oMath>
            <w:r w:rsidRPr="005C0999">
              <w:rPr>
                <w:rFonts w:ascii="Arial" w:hAnsi="Arial" w:cs="Arial"/>
              </w:rPr>
              <w:t xml:space="preserve">, arbitrarily set </w:t>
            </w:r>
            <m:oMath>
              <m:r>
                <w:rPr>
                  <w:rFonts w:ascii="Cambria Math" w:hAnsi="Cambria Math" w:cs="Arial"/>
                </w:rPr>
                <m:t>Q</m:t>
              </m:r>
              <m:d>
                <m:dPr>
                  <m:ctrlPr>
                    <w:rPr>
                      <w:rFonts w:ascii="Cambria Math" w:hAnsi="Cambria Math" w:cs="Arial"/>
                      <w:i/>
                    </w:rPr>
                  </m:ctrlPr>
                </m:dPr>
                <m:e>
                  <m:r>
                    <w:rPr>
                      <w:rFonts w:ascii="Cambria Math" w:hAnsi="Cambria Math" w:cs="Arial"/>
                    </w:rPr>
                    <m:t>s,a</m:t>
                  </m:r>
                </m:e>
              </m:d>
              <m:r>
                <w:rPr>
                  <w:rFonts w:ascii="Cambria Math" w:hAnsi="Cambria Math" w:cs="Arial"/>
                </w:rPr>
                <m:t>=0</m:t>
              </m:r>
            </m:oMath>
          </w:p>
          <w:p w14:paraId="24AFB176" w14:textId="77777777" w:rsidR="005C0999" w:rsidRDefault="005C0999" w:rsidP="005C0999">
            <w:pPr>
              <w:spacing w:after="60"/>
              <w:jc w:val="both"/>
              <w:rPr>
                <w:rFonts w:ascii="Arial" w:hAnsi="Arial" w:cs="Arial"/>
              </w:rPr>
            </w:pPr>
            <w:r>
              <w:rPr>
                <w:rFonts w:ascii="Arial" w:hAnsi="Arial" w:cs="Arial"/>
              </w:rPr>
              <w:t>Loop for each episode:</w:t>
            </w:r>
          </w:p>
          <w:p w14:paraId="7A74C2EE" w14:textId="04AA9963" w:rsidR="005C0999" w:rsidRDefault="005C0999" w:rsidP="005C0999">
            <w:pPr>
              <w:spacing w:after="60"/>
              <w:ind w:firstLine="240"/>
              <w:jc w:val="both"/>
              <w:rPr>
                <w:rFonts w:ascii="Arial" w:hAnsi="Arial" w:cs="Arial"/>
              </w:rPr>
            </w:pPr>
            <w:r>
              <w:rPr>
                <w:rFonts w:ascii="Arial" w:hAnsi="Arial" w:cs="Arial"/>
              </w:rPr>
              <w:t xml:space="preserve">Initialise </w:t>
            </w:r>
            <m:oMath>
              <m:r>
                <w:rPr>
                  <w:rFonts w:ascii="Cambria Math" w:hAnsi="Cambria Math" w:cs="Arial"/>
                </w:rPr>
                <m:t>S</m:t>
              </m:r>
            </m:oMath>
          </w:p>
          <w:p w14:paraId="2443BB1A" w14:textId="77777777" w:rsidR="005C0999" w:rsidRDefault="005C0999" w:rsidP="005C0999">
            <w:pPr>
              <w:spacing w:after="60"/>
              <w:ind w:firstLine="240"/>
              <w:jc w:val="both"/>
              <w:rPr>
                <w:rFonts w:ascii="Arial" w:hAnsi="Arial" w:cs="Arial"/>
              </w:rPr>
            </w:pPr>
            <w:r>
              <w:rPr>
                <w:rFonts w:ascii="Arial" w:hAnsi="Arial" w:cs="Arial"/>
              </w:rPr>
              <w:t>Loop for each step of episode:</w:t>
            </w:r>
          </w:p>
          <w:p w14:paraId="49A21216" w14:textId="382E3FD9" w:rsidR="005C0999" w:rsidRDefault="005C0999" w:rsidP="005C0999">
            <w:pPr>
              <w:spacing w:after="60"/>
              <w:ind w:firstLine="240"/>
              <w:jc w:val="both"/>
              <w:rPr>
                <w:rFonts w:ascii="Arial" w:hAnsi="Arial" w:cs="Arial"/>
              </w:rPr>
            </w:pPr>
            <w:r>
              <w:rPr>
                <w:rFonts w:ascii="Arial" w:hAnsi="Arial" w:cs="Arial"/>
              </w:rPr>
              <w:t xml:space="preserve">    Choose </w:t>
            </w:r>
            <m:oMath>
              <m:r>
                <w:rPr>
                  <w:rFonts w:ascii="Cambria Math" w:hAnsi="Cambria Math" w:cs="Arial"/>
                </w:rPr>
                <m:t>A</m:t>
              </m:r>
            </m:oMath>
            <w:r>
              <w:rPr>
                <w:rFonts w:ascii="Arial" w:hAnsi="Arial" w:cs="Arial"/>
              </w:rPr>
              <w:t xml:space="preserve"> from </w:t>
            </w:r>
            <m:oMath>
              <m:r>
                <w:rPr>
                  <w:rFonts w:ascii="Cambria Math" w:hAnsi="Cambria Math" w:cs="Arial"/>
                </w:rPr>
                <m:t>S</m:t>
              </m:r>
            </m:oMath>
            <w:r>
              <w:rPr>
                <w:rFonts w:ascii="Arial" w:hAnsi="Arial" w:cs="Arial"/>
              </w:rPr>
              <w:t xml:space="preserve"> using ε-greedy policy</w:t>
            </w:r>
          </w:p>
          <w:p w14:paraId="7F386FD3" w14:textId="4A81FC0E" w:rsidR="005C0999" w:rsidRDefault="005C0999" w:rsidP="005C0999">
            <w:pPr>
              <w:spacing w:after="60"/>
              <w:ind w:firstLine="240"/>
              <w:jc w:val="both"/>
              <w:rPr>
                <w:rFonts w:ascii="Arial" w:hAnsi="Arial" w:cs="Arial"/>
              </w:rPr>
            </w:pPr>
            <w:r>
              <w:rPr>
                <w:rFonts w:ascii="Arial" w:hAnsi="Arial" w:cs="Arial"/>
              </w:rPr>
              <w:t xml:space="preserve">    Take action </w:t>
            </w:r>
            <m:oMath>
              <m:r>
                <w:rPr>
                  <w:rFonts w:ascii="Cambria Math" w:hAnsi="Cambria Math" w:cs="Arial"/>
                </w:rPr>
                <m:t>A</m:t>
              </m:r>
            </m:oMath>
            <w:r>
              <w:rPr>
                <w:rFonts w:ascii="Arial" w:hAnsi="Arial" w:cs="Arial"/>
              </w:rPr>
              <w:t xml:space="preserve">, observe </w:t>
            </w:r>
            <m:oMath>
              <m:r>
                <w:rPr>
                  <w:rFonts w:ascii="Cambria Math" w:hAnsi="Cambria Math" w:cs="Arial"/>
                </w:rPr>
                <m:t>R, S'</m:t>
              </m:r>
            </m:oMath>
          </w:p>
          <w:p w14:paraId="0C10F0F6" w14:textId="25487AF7" w:rsidR="00D96580" w:rsidRDefault="00D96580" w:rsidP="00D96580">
            <w:pPr>
              <w:spacing w:after="60"/>
              <w:rPr>
                <w:rFonts w:ascii="Arial" w:hAnsi="Arial" w:cs="Arial"/>
              </w:rPr>
            </w:pPr>
            <w:r>
              <w:rPr>
                <w:rFonts w:ascii="Arial" w:hAnsi="Arial" w:cs="Arial"/>
              </w:rPr>
              <w:t xml:space="preserve">    </w:t>
            </w:r>
            <m:oMath>
              <m:r>
                <w:rPr>
                  <w:rFonts w:ascii="Cambria Math" w:hAnsi="Cambria Math" w:cs="Arial"/>
                </w:rPr>
                <m:t xml:space="preserve">     Q</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S</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t</m:t>
                      </m:r>
                    </m:sub>
                  </m:sSub>
                </m:e>
              </m:d>
              <m:r>
                <w:rPr>
                  <w:rFonts w:ascii="Cambria Math" w:hAnsi="Cambria Math" w:cs="Arial"/>
                </w:rPr>
                <m:t>← Q</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S</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t</m:t>
                      </m:r>
                    </m:sub>
                  </m:sSub>
                </m:e>
              </m:d>
              <m:r>
                <w:rPr>
                  <w:rFonts w:ascii="Cambria Math" w:hAnsi="Cambria Math" w:cs="Arial"/>
                </w:rPr>
                <m:t>+α[</m:t>
              </m:r>
              <m:sSub>
                <m:sSubPr>
                  <m:ctrlPr>
                    <w:rPr>
                      <w:rFonts w:ascii="Cambria Math" w:hAnsi="Cambria Math" w:cs="Arial"/>
                      <w:i/>
                    </w:rPr>
                  </m:ctrlPr>
                </m:sSubPr>
                <m:e>
                  <m:r>
                    <w:rPr>
                      <w:rFonts w:ascii="Cambria Math" w:hAnsi="Cambria Math" w:cs="Arial"/>
                    </w:rPr>
                    <m:t>R</m:t>
                  </m:r>
                </m:e>
                <m:sub>
                  <m:r>
                    <w:rPr>
                      <w:rFonts w:ascii="Cambria Math" w:hAnsi="Cambria Math" w:cs="Arial"/>
                    </w:rPr>
                    <m:t>t+1</m:t>
                  </m:r>
                </m:sub>
              </m:sSub>
              <m:r>
                <w:rPr>
                  <w:rFonts w:ascii="Cambria Math" w:hAnsi="Cambria Math" w:cs="Arial"/>
                </w:rPr>
                <m:t>+γmaxQ</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S</m:t>
                      </m:r>
                    </m:e>
                    <m:sub>
                      <m:r>
                        <w:rPr>
                          <w:rFonts w:ascii="Cambria Math" w:hAnsi="Cambria Math" w:cs="Arial"/>
                        </w:rPr>
                        <m:t>t+1</m:t>
                      </m:r>
                    </m:sub>
                  </m:sSub>
                  <m:r>
                    <w:rPr>
                      <w:rFonts w:ascii="Cambria Math" w:hAnsi="Cambria Math" w:cs="Arial"/>
                    </w:rPr>
                    <m:t>,a</m:t>
                  </m:r>
                </m:e>
              </m:d>
              <m:r>
                <w:rPr>
                  <w:rFonts w:ascii="Cambria Math" w:hAnsi="Cambria Math" w:cs="Arial"/>
                </w:rPr>
                <m:t>-Q(</m:t>
              </m:r>
              <m:sSub>
                <m:sSubPr>
                  <m:ctrlPr>
                    <w:rPr>
                      <w:rFonts w:ascii="Cambria Math" w:hAnsi="Cambria Math" w:cs="Arial"/>
                      <w:i/>
                    </w:rPr>
                  </m:ctrlPr>
                </m:sSubPr>
                <m:e>
                  <m:r>
                    <w:rPr>
                      <w:rFonts w:ascii="Cambria Math" w:hAnsi="Cambria Math" w:cs="Arial"/>
                    </w:rPr>
                    <m:t>S</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t</m:t>
                  </m:r>
                </m:sub>
              </m:sSub>
              <m:r>
                <w:rPr>
                  <w:rFonts w:ascii="Cambria Math" w:hAnsi="Cambria Math" w:cs="Arial"/>
                </w:rPr>
                <m:t>)]</m:t>
              </m:r>
            </m:oMath>
          </w:p>
          <w:p w14:paraId="68A21797" w14:textId="1AA7016B" w:rsidR="00D96580" w:rsidRDefault="00D96580" w:rsidP="00D96580">
            <w:pPr>
              <w:spacing w:after="60"/>
              <w:rPr>
                <w:rFonts w:ascii="Arial" w:hAnsi="Arial" w:cs="Arial"/>
              </w:rPr>
            </w:pPr>
            <w:r>
              <w:rPr>
                <w:rFonts w:ascii="Arial" w:hAnsi="Arial" w:cs="Arial"/>
              </w:rPr>
              <w:t xml:space="preserve">        </w:t>
            </w:r>
            <m:oMath>
              <m:r>
                <w:rPr>
                  <w:rFonts w:ascii="Cambria Math" w:hAnsi="Cambria Math" w:cs="Arial"/>
                </w:rPr>
                <m:t>S←S'</m:t>
              </m:r>
            </m:oMath>
          </w:p>
          <w:p w14:paraId="56DB4AB1" w14:textId="3815FDC4" w:rsidR="00D96580" w:rsidRDefault="00D96580" w:rsidP="00D96580">
            <w:pPr>
              <w:spacing w:after="60"/>
              <w:rPr>
                <w:rFonts w:ascii="Arial" w:hAnsi="Arial" w:cs="Arial"/>
              </w:rPr>
            </w:pPr>
            <w:r>
              <w:rPr>
                <w:rFonts w:ascii="Arial" w:hAnsi="Arial" w:cs="Arial"/>
              </w:rPr>
              <w:t xml:space="preserve">    until </w:t>
            </w:r>
            <m:oMath>
              <m:r>
                <w:rPr>
                  <w:rFonts w:ascii="Cambria Math" w:hAnsi="Cambria Math" w:cs="Arial"/>
                </w:rPr>
                <m:t>S</m:t>
              </m:r>
            </m:oMath>
            <w:r>
              <w:rPr>
                <w:rFonts w:ascii="Arial" w:hAnsi="Arial" w:cs="Arial"/>
              </w:rPr>
              <w:t xml:space="preserve"> is terminal</w:t>
            </w:r>
          </w:p>
        </w:tc>
      </w:tr>
    </w:tbl>
    <w:p w14:paraId="79DA838D" w14:textId="1C868708" w:rsidR="005C0999" w:rsidRDefault="005C0999" w:rsidP="005C0999">
      <w:pPr>
        <w:spacing w:after="60"/>
        <w:jc w:val="both"/>
        <w:rPr>
          <w:rFonts w:ascii="Arial" w:hAnsi="Arial" w:cs="Arial"/>
        </w:rPr>
      </w:pPr>
    </w:p>
    <w:tbl>
      <w:tblPr>
        <w:tblStyle w:val="TableGrid"/>
        <w:tblW w:w="0" w:type="auto"/>
        <w:jc w:val="center"/>
        <w:tblLook w:val="04A0" w:firstRow="1" w:lastRow="0" w:firstColumn="1" w:lastColumn="0" w:noHBand="0" w:noVBand="1"/>
      </w:tblPr>
      <w:tblGrid>
        <w:gridCol w:w="4552"/>
        <w:gridCol w:w="4464"/>
      </w:tblGrid>
      <w:tr w:rsidR="00D96580" w14:paraId="24C2BFA5" w14:textId="77777777" w:rsidTr="00BD06FD">
        <w:trPr>
          <w:jc w:val="center"/>
        </w:trPr>
        <w:tc>
          <w:tcPr>
            <w:tcW w:w="9016" w:type="dxa"/>
            <w:gridSpan w:val="2"/>
            <w:shd w:val="clear" w:color="auto" w:fill="F2F2F2" w:themeFill="background1" w:themeFillShade="F2"/>
          </w:tcPr>
          <w:p w14:paraId="32BA00F0" w14:textId="66E0568E" w:rsidR="00D96580" w:rsidRPr="00D96580" w:rsidRDefault="00D96580" w:rsidP="00A63EBB">
            <w:pPr>
              <w:spacing w:after="60"/>
              <w:rPr>
                <w:rFonts w:ascii="Arial" w:hAnsi="Arial" w:cs="Arial"/>
                <w:b/>
              </w:rPr>
            </w:pPr>
            <w:r w:rsidRPr="00D96580">
              <w:rPr>
                <w:rFonts w:ascii="Arial" w:hAnsi="Arial" w:cs="Arial"/>
                <w:b/>
              </w:rPr>
              <w:lastRenderedPageBreak/>
              <w:t>Episode 1: Station 6 to 7</w:t>
            </w:r>
          </w:p>
        </w:tc>
      </w:tr>
      <w:tr w:rsidR="00D96580" w14:paraId="60E519B2" w14:textId="77777777" w:rsidTr="00BD06FD">
        <w:trPr>
          <w:jc w:val="center"/>
        </w:trPr>
        <w:tc>
          <w:tcPr>
            <w:tcW w:w="4552" w:type="dxa"/>
          </w:tcPr>
          <w:p w14:paraId="5E3EE938" w14:textId="34942AE0" w:rsidR="00D96580" w:rsidRDefault="00D96580" w:rsidP="00A63EBB">
            <w:pPr>
              <w:spacing w:after="60"/>
              <w:rPr>
                <w:rFonts w:ascii="Arial" w:hAnsi="Arial" w:cs="Arial"/>
              </w:rPr>
            </w:pPr>
            <w:r>
              <w:rPr>
                <w:rFonts w:ascii="Arial" w:hAnsi="Arial" w:cs="Arial"/>
              </w:rPr>
              <w:t>Step 1: initial Q-matrix</w:t>
            </w:r>
            <w:r w:rsidR="004B5E90">
              <w:rPr>
                <w:rFonts w:ascii="Arial" w:hAnsi="Arial" w:cs="Arial"/>
              </w:rPr>
              <w:t>, and set current state at Station 6</w:t>
            </w:r>
          </w:p>
        </w:tc>
        <w:tc>
          <w:tcPr>
            <w:tcW w:w="4464" w:type="dxa"/>
          </w:tcPr>
          <w:p w14:paraId="2E85DFBD" w14:textId="7764E69F" w:rsidR="00D96580" w:rsidRDefault="00D96580" w:rsidP="00A63EBB">
            <w:pPr>
              <w:spacing w:after="60"/>
              <w:rPr>
                <w:rFonts w:ascii="Arial" w:hAnsi="Arial" w:cs="Arial"/>
              </w:rPr>
            </w:pPr>
            <w:r>
              <w:rPr>
                <w:rFonts w:ascii="Arial" w:hAnsi="Arial" w:cs="Arial"/>
                <w:noProof/>
                <w:color w:val="000000"/>
              </w:rPr>
              <w:drawing>
                <wp:inline distT="0" distB="0" distL="0" distR="0" wp14:anchorId="79179ACD" wp14:editId="35A0DDAC">
                  <wp:extent cx="2637790" cy="1992630"/>
                  <wp:effectExtent l="0" t="0" r="0" b="7620"/>
                  <wp:docPr id="4" name="Picture 4" descr="https://lh4.googleusercontent.com/Vkae9rccj5pTS7bR_AbtHIoydRd45unas4th_q38XnrzWP4DNJaGZQiOiGX47P1AIgQcpIIsWx48ImgUaTKMausHqcIKBJ-HRkAEjblxTB_uf8QtuSyeQu0WRyob5nK53_A46d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Vkae9rccj5pTS7bR_AbtHIoydRd45unas4th_q38XnrzWP4DNJaGZQiOiGX47P1AIgQcpIIsWx48ImgUaTKMausHqcIKBJ-HRkAEjblxTB_uf8QtuSyeQu0WRyob5nK53_A46dI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37790" cy="1992630"/>
                          </a:xfrm>
                          <a:prstGeom prst="rect">
                            <a:avLst/>
                          </a:prstGeom>
                          <a:noFill/>
                          <a:ln>
                            <a:noFill/>
                          </a:ln>
                        </pic:spPr>
                      </pic:pic>
                    </a:graphicData>
                  </a:graphic>
                </wp:inline>
              </w:drawing>
            </w:r>
          </w:p>
        </w:tc>
      </w:tr>
      <w:tr w:rsidR="00D96580" w14:paraId="2E83FE19" w14:textId="77777777" w:rsidTr="00BD06FD">
        <w:trPr>
          <w:jc w:val="center"/>
        </w:trPr>
        <w:tc>
          <w:tcPr>
            <w:tcW w:w="4552" w:type="dxa"/>
          </w:tcPr>
          <w:p w14:paraId="6CEB67DC" w14:textId="67609ED0" w:rsidR="00D96580" w:rsidRDefault="00D96580" w:rsidP="00A63EBB">
            <w:pPr>
              <w:spacing w:after="60"/>
              <w:rPr>
                <w:rFonts w:ascii="Arial" w:hAnsi="Arial" w:cs="Arial"/>
              </w:rPr>
            </w:pPr>
            <w:r>
              <w:rPr>
                <w:rFonts w:ascii="Arial" w:hAnsi="Arial" w:cs="Arial"/>
              </w:rPr>
              <w:t>Step 2: choose to go to Station 7</w:t>
            </w:r>
          </w:p>
          <w:p w14:paraId="00B971A0" w14:textId="77777777" w:rsidR="003F5F8B" w:rsidRDefault="003F5F8B" w:rsidP="00A63EBB">
            <w:pPr>
              <w:spacing w:after="60"/>
              <w:rPr>
                <w:rFonts w:ascii="Arial" w:hAnsi="Arial" w:cs="Arial"/>
              </w:rPr>
            </w:pPr>
          </w:p>
          <w:p w14:paraId="113F2722" w14:textId="6B4D23ED" w:rsidR="00D96580" w:rsidRPr="00B64B91" w:rsidRDefault="00D96580" w:rsidP="00A63EBB">
            <w:pPr>
              <w:spacing w:after="60"/>
              <w:rPr>
                <w:rFonts w:ascii="Arial" w:hAnsi="Arial" w:cs="Arial"/>
                <w:sz w:val="20"/>
              </w:rPr>
            </w:pPr>
            <m:oMathPara>
              <m:oMathParaPr>
                <m:jc m:val="left"/>
              </m:oMathParaPr>
              <m:oMath>
                <m:r>
                  <w:rPr>
                    <w:rFonts w:ascii="Cambria Math" w:hAnsi="Cambria Math" w:cs="Arial"/>
                    <w:sz w:val="20"/>
                  </w:rPr>
                  <m:t>Q</m:t>
                </m:r>
                <m:d>
                  <m:dPr>
                    <m:ctrlPr>
                      <w:rPr>
                        <w:rFonts w:ascii="Cambria Math" w:hAnsi="Cambria Math" w:cs="Arial"/>
                        <w:i/>
                        <w:sz w:val="20"/>
                      </w:rPr>
                    </m:ctrlPr>
                  </m:dPr>
                  <m:e>
                    <m:r>
                      <w:rPr>
                        <w:rFonts w:ascii="Cambria Math" w:hAnsi="Cambria Math" w:cs="Arial"/>
                        <w:sz w:val="20"/>
                      </w:rPr>
                      <m:t>6,7</m:t>
                    </m:r>
                  </m:e>
                </m:d>
                <m:r>
                  <w:rPr>
                    <w:rFonts w:ascii="Cambria Math" w:hAnsi="Cambria Math" w:cs="Arial"/>
                    <w:sz w:val="20"/>
                  </w:rPr>
                  <m:t>=Q</m:t>
                </m:r>
                <m:d>
                  <m:dPr>
                    <m:ctrlPr>
                      <w:rPr>
                        <w:rFonts w:ascii="Cambria Math" w:hAnsi="Cambria Math" w:cs="Arial"/>
                        <w:i/>
                        <w:sz w:val="20"/>
                      </w:rPr>
                    </m:ctrlPr>
                  </m:dPr>
                  <m:e>
                    <m:r>
                      <w:rPr>
                        <w:rFonts w:ascii="Cambria Math" w:hAnsi="Cambria Math" w:cs="Arial"/>
                        <w:sz w:val="20"/>
                      </w:rPr>
                      <m:t>6,7</m:t>
                    </m:r>
                  </m:e>
                </m:d>
                <m:r>
                  <w:rPr>
                    <w:rFonts w:ascii="Cambria Math" w:hAnsi="Cambria Math" w:cs="Arial"/>
                    <w:sz w:val="20"/>
                  </w:rPr>
                  <m:t>+α{R</m:t>
                </m:r>
                <m:d>
                  <m:dPr>
                    <m:ctrlPr>
                      <w:rPr>
                        <w:rFonts w:ascii="Cambria Math" w:hAnsi="Cambria Math" w:cs="Arial"/>
                        <w:i/>
                        <w:sz w:val="20"/>
                      </w:rPr>
                    </m:ctrlPr>
                  </m:dPr>
                  <m:e>
                    <m:r>
                      <w:rPr>
                        <w:rFonts w:ascii="Cambria Math" w:hAnsi="Cambria Math" w:cs="Arial"/>
                        <w:sz w:val="20"/>
                      </w:rPr>
                      <m:t>6,7</m:t>
                    </m:r>
                  </m:e>
                </m:d>
                <m:r>
                  <w:rPr>
                    <w:rFonts w:ascii="Cambria Math" w:hAnsi="Cambria Math" w:cs="Arial"/>
                    <w:sz w:val="20"/>
                  </w:rPr>
                  <m:t>+</m:t>
                </m:r>
                <m:func>
                  <m:funcPr>
                    <m:ctrlPr>
                      <w:rPr>
                        <w:rFonts w:ascii="Cambria Math" w:hAnsi="Cambria Math" w:cs="Arial"/>
                        <w:sz w:val="20"/>
                      </w:rPr>
                    </m:ctrlPr>
                  </m:funcPr>
                  <m:fName>
                    <m:r>
                      <m:rPr>
                        <m:sty m:val="p"/>
                      </m:rPr>
                      <w:rPr>
                        <w:rFonts w:ascii="Cambria Math" w:hAnsi="Cambria Math" w:cs="Arial"/>
                        <w:sz w:val="20"/>
                      </w:rPr>
                      <m:t>γmax</m:t>
                    </m:r>
                    <m:ctrlPr>
                      <w:rPr>
                        <w:rFonts w:ascii="Cambria Math" w:hAnsi="Cambria Math" w:cs="Arial"/>
                        <w:i/>
                        <w:sz w:val="20"/>
                      </w:rPr>
                    </m:ctrlPr>
                  </m:fName>
                  <m:e>
                    <m:d>
                      <m:dPr>
                        <m:begChr m:val="["/>
                        <m:endChr m:val="]"/>
                        <m:ctrlPr>
                          <w:rPr>
                            <w:rFonts w:ascii="Cambria Math" w:hAnsi="Cambria Math" w:cs="Arial"/>
                            <w:i/>
                            <w:sz w:val="20"/>
                          </w:rPr>
                        </m:ctrlPr>
                      </m:dPr>
                      <m:e>
                        <m:r>
                          <w:rPr>
                            <w:rFonts w:ascii="Cambria Math" w:hAnsi="Cambria Math" w:cs="Arial"/>
                            <w:sz w:val="20"/>
                          </w:rPr>
                          <m:t>Q</m:t>
                        </m:r>
                        <m:d>
                          <m:dPr>
                            <m:ctrlPr>
                              <w:rPr>
                                <w:rFonts w:ascii="Cambria Math" w:hAnsi="Cambria Math" w:cs="Arial"/>
                                <w:i/>
                                <w:sz w:val="20"/>
                              </w:rPr>
                            </m:ctrlPr>
                          </m:dPr>
                          <m:e>
                            <m:r>
                              <w:rPr>
                                <w:rFonts w:ascii="Cambria Math" w:hAnsi="Cambria Math" w:cs="Arial"/>
                                <w:sz w:val="20"/>
                              </w:rPr>
                              <m:t>7,3</m:t>
                            </m:r>
                          </m:e>
                        </m:d>
                        <m:r>
                          <w:rPr>
                            <w:rFonts w:ascii="Cambria Math" w:hAnsi="Cambria Math" w:cs="Arial"/>
                            <w:sz w:val="20"/>
                          </w:rPr>
                          <m:t>,Q</m:t>
                        </m:r>
                        <m:d>
                          <m:dPr>
                            <m:ctrlPr>
                              <w:rPr>
                                <w:rFonts w:ascii="Cambria Math" w:hAnsi="Cambria Math" w:cs="Arial"/>
                                <w:i/>
                                <w:sz w:val="20"/>
                              </w:rPr>
                            </m:ctrlPr>
                          </m:dPr>
                          <m:e>
                            <m:r>
                              <w:rPr>
                                <w:rFonts w:ascii="Cambria Math" w:hAnsi="Cambria Math" w:cs="Arial"/>
                                <w:sz w:val="20"/>
                              </w:rPr>
                              <m:t>7,4</m:t>
                            </m:r>
                          </m:e>
                        </m:d>
                        <m:r>
                          <w:rPr>
                            <w:rFonts w:ascii="Cambria Math" w:hAnsi="Cambria Math" w:cs="Arial"/>
                            <w:sz w:val="20"/>
                          </w:rPr>
                          <m:t>,Q</m:t>
                        </m:r>
                        <m:d>
                          <m:dPr>
                            <m:ctrlPr>
                              <w:rPr>
                                <w:rFonts w:ascii="Cambria Math" w:hAnsi="Cambria Math" w:cs="Arial"/>
                                <w:i/>
                                <w:sz w:val="20"/>
                              </w:rPr>
                            </m:ctrlPr>
                          </m:dPr>
                          <m:e>
                            <m:r>
                              <w:rPr>
                                <w:rFonts w:ascii="Cambria Math" w:hAnsi="Cambria Math" w:cs="Arial"/>
                                <w:sz w:val="20"/>
                              </w:rPr>
                              <m:t>7,6</m:t>
                            </m:r>
                          </m:e>
                        </m:d>
                        <m:r>
                          <w:rPr>
                            <w:rFonts w:ascii="Cambria Math" w:hAnsi="Cambria Math" w:cs="Arial"/>
                            <w:sz w:val="20"/>
                          </w:rPr>
                          <m:t>,Q</m:t>
                        </m:r>
                        <m:d>
                          <m:dPr>
                            <m:ctrlPr>
                              <w:rPr>
                                <w:rFonts w:ascii="Cambria Math" w:hAnsi="Cambria Math" w:cs="Arial"/>
                                <w:i/>
                                <w:sz w:val="20"/>
                              </w:rPr>
                            </m:ctrlPr>
                          </m:dPr>
                          <m:e>
                            <m:r>
                              <w:rPr>
                                <w:rFonts w:ascii="Cambria Math" w:hAnsi="Cambria Math" w:cs="Arial"/>
                                <w:sz w:val="20"/>
                              </w:rPr>
                              <m:t>7,7</m:t>
                            </m:r>
                          </m:e>
                        </m:d>
                        <m:r>
                          <w:rPr>
                            <w:rFonts w:ascii="Cambria Math" w:hAnsi="Cambria Math" w:cs="Arial"/>
                            <w:sz w:val="20"/>
                          </w:rPr>
                          <m:t>,Q</m:t>
                        </m:r>
                        <m:d>
                          <m:dPr>
                            <m:ctrlPr>
                              <w:rPr>
                                <w:rFonts w:ascii="Cambria Math" w:hAnsi="Cambria Math" w:cs="Arial"/>
                                <w:i/>
                                <w:sz w:val="20"/>
                              </w:rPr>
                            </m:ctrlPr>
                          </m:dPr>
                          <m:e>
                            <m:r>
                              <w:rPr>
                                <w:rFonts w:ascii="Cambria Math" w:hAnsi="Cambria Math" w:cs="Arial"/>
                                <w:sz w:val="20"/>
                              </w:rPr>
                              <m:t>7,8</m:t>
                            </m:r>
                          </m:e>
                        </m:d>
                      </m:e>
                    </m:d>
                  </m:e>
                </m:func>
                <m:r>
                  <w:rPr>
                    <w:rFonts w:ascii="Cambria Math" w:hAnsi="Cambria Math" w:cs="Arial"/>
                    <w:sz w:val="20"/>
                  </w:rPr>
                  <m:t>-Q</m:t>
                </m:r>
                <m:d>
                  <m:dPr>
                    <m:ctrlPr>
                      <w:rPr>
                        <w:rFonts w:ascii="Cambria Math" w:hAnsi="Cambria Math" w:cs="Arial"/>
                        <w:i/>
                        <w:sz w:val="20"/>
                      </w:rPr>
                    </m:ctrlPr>
                  </m:dPr>
                  <m:e>
                    <m:r>
                      <w:rPr>
                        <w:rFonts w:ascii="Cambria Math" w:hAnsi="Cambria Math" w:cs="Arial"/>
                        <w:sz w:val="20"/>
                      </w:rPr>
                      <m:t>6,7</m:t>
                    </m:r>
                  </m:e>
                </m:d>
                <m:r>
                  <w:rPr>
                    <w:rFonts w:ascii="Cambria Math" w:hAnsi="Cambria Math" w:cs="Arial"/>
                    <w:sz w:val="20"/>
                  </w:rPr>
                  <m:t>}</m:t>
                </m:r>
              </m:oMath>
            </m:oMathPara>
          </w:p>
          <w:p w14:paraId="09B737BE" w14:textId="329A80F5" w:rsidR="00D96580" w:rsidRPr="00B64B91" w:rsidRDefault="00D96580" w:rsidP="00D96580">
            <w:pPr>
              <w:rPr>
                <w:sz w:val="20"/>
              </w:rPr>
            </w:pPr>
          </w:p>
          <w:p w14:paraId="6C5203CE" w14:textId="5AF0DBE4" w:rsidR="00D96580" w:rsidRPr="00B64B91" w:rsidRDefault="00D96580" w:rsidP="00D96580">
            <w:pPr>
              <w:rPr>
                <w:sz w:val="20"/>
              </w:rPr>
            </w:pPr>
            <m:oMathPara>
              <m:oMathParaPr>
                <m:jc m:val="left"/>
              </m:oMathParaPr>
              <m:oMath>
                <m:r>
                  <w:rPr>
                    <w:rFonts w:ascii="Cambria Math" w:hAnsi="Cambria Math"/>
                    <w:sz w:val="20"/>
                  </w:rPr>
                  <m:t>Q</m:t>
                </m:r>
                <m:d>
                  <m:dPr>
                    <m:ctrlPr>
                      <w:rPr>
                        <w:rFonts w:ascii="Cambria Math" w:hAnsi="Cambria Math"/>
                        <w:i/>
                        <w:sz w:val="20"/>
                      </w:rPr>
                    </m:ctrlPr>
                  </m:dPr>
                  <m:e>
                    <m:r>
                      <w:rPr>
                        <w:rFonts w:ascii="Cambria Math" w:hAnsi="Cambria Math"/>
                        <w:sz w:val="20"/>
                      </w:rPr>
                      <m:t>6,7</m:t>
                    </m:r>
                  </m:e>
                </m:d>
                <m:r>
                  <w:rPr>
                    <w:rFonts w:ascii="Cambria Math" w:hAnsi="Cambria Math"/>
                    <w:sz w:val="20"/>
                  </w:rPr>
                  <m:t>=0+0.9</m:t>
                </m:r>
                <m:d>
                  <m:dPr>
                    <m:ctrlPr>
                      <w:rPr>
                        <w:rFonts w:ascii="Cambria Math" w:hAnsi="Cambria Math"/>
                        <w:i/>
                        <w:sz w:val="20"/>
                      </w:rPr>
                    </m:ctrlPr>
                  </m:dPr>
                  <m:e>
                    <m:r>
                      <w:rPr>
                        <w:rFonts w:ascii="Cambria Math" w:hAnsi="Cambria Math"/>
                        <w:sz w:val="20"/>
                      </w:rPr>
                      <m:t>100+0.8×</m:t>
                    </m:r>
                    <m:func>
                      <m:funcPr>
                        <m:ctrlPr>
                          <w:rPr>
                            <w:rFonts w:ascii="Cambria Math" w:hAnsi="Cambria Math"/>
                            <w:sz w:val="20"/>
                          </w:rPr>
                        </m:ctrlPr>
                      </m:funcPr>
                      <m:fName>
                        <m:r>
                          <m:rPr>
                            <m:sty m:val="p"/>
                          </m:rPr>
                          <w:rPr>
                            <w:rFonts w:ascii="Cambria Math" w:hAnsi="Cambria Math"/>
                            <w:sz w:val="20"/>
                          </w:rPr>
                          <m:t>max</m:t>
                        </m:r>
                        <m:ctrlPr>
                          <w:rPr>
                            <w:rFonts w:ascii="Cambria Math" w:hAnsi="Cambria Math"/>
                            <w:i/>
                            <w:sz w:val="20"/>
                          </w:rPr>
                        </m:ctrlPr>
                      </m:fName>
                      <m:e>
                        <m:d>
                          <m:dPr>
                            <m:begChr m:val="["/>
                            <m:endChr m:val="]"/>
                            <m:ctrlPr>
                              <w:rPr>
                                <w:rFonts w:ascii="Cambria Math" w:hAnsi="Cambria Math"/>
                                <w:i/>
                                <w:sz w:val="20"/>
                              </w:rPr>
                            </m:ctrlPr>
                          </m:dPr>
                          <m:e>
                            <m:r>
                              <w:rPr>
                                <w:rFonts w:ascii="Cambria Math" w:hAnsi="Cambria Math"/>
                                <w:sz w:val="20"/>
                              </w:rPr>
                              <m:t>0,0,0,0,0</m:t>
                            </m:r>
                          </m:e>
                        </m:d>
                      </m:e>
                    </m:func>
                    <m:r>
                      <w:rPr>
                        <w:rFonts w:ascii="Cambria Math" w:hAnsi="Cambria Math"/>
                        <w:sz w:val="20"/>
                      </w:rPr>
                      <m:t>-0</m:t>
                    </m:r>
                  </m:e>
                </m:d>
                <m:r>
                  <w:rPr>
                    <w:rFonts w:ascii="Cambria Math" w:hAnsi="Cambria Math"/>
                    <w:sz w:val="20"/>
                  </w:rPr>
                  <m:t>=90</m:t>
                </m:r>
              </m:oMath>
            </m:oMathPara>
          </w:p>
          <w:p w14:paraId="16842A8A" w14:textId="77777777" w:rsidR="003F5F8B" w:rsidRDefault="003F5F8B" w:rsidP="00D96580">
            <w:pPr>
              <w:spacing w:after="60"/>
              <w:rPr>
                <w:rFonts w:ascii="Arial" w:hAnsi="Arial" w:cs="Arial"/>
              </w:rPr>
            </w:pPr>
          </w:p>
          <w:p w14:paraId="501798CE" w14:textId="7AAB3E5B" w:rsidR="00D96580" w:rsidRDefault="003F5F8B" w:rsidP="00D96580">
            <w:pPr>
              <w:spacing w:after="60"/>
              <w:rPr>
                <w:rFonts w:ascii="Arial" w:hAnsi="Arial" w:cs="Arial"/>
              </w:rPr>
            </w:pPr>
            <w:r w:rsidRPr="003F5F8B">
              <w:rPr>
                <w:rFonts w:ascii="Arial" w:hAnsi="Arial" w:cs="Arial"/>
              </w:rPr>
              <w:t>Station 7 becomes the current state. Since Station 7 is the terminal state, this episode ends here.</w:t>
            </w:r>
          </w:p>
        </w:tc>
        <w:tc>
          <w:tcPr>
            <w:tcW w:w="4464" w:type="dxa"/>
          </w:tcPr>
          <w:p w14:paraId="344DFA31" w14:textId="2D8B65F8" w:rsidR="00D96580" w:rsidRDefault="00D96580" w:rsidP="00A63EBB">
            <w:pPr>
              <w:spacing w:after="60"/>
              <w:rPr>
                <w:rFonts w:ascii="Arial" w:hAnsi="Arial" w:cs="Arial"/>
              </w:rPr>
            </w:pPr>
            <w:r>
              <w:rPr>
                <w:rFonts w:ascii="Arial" w:hAnsi="Arial" w:cs="Arial"/>
                <w:noProof/>
                <w:color w:val="000000"/>
              </w:rPr>
              <w:drawing>
                <wp:inline distT="0" distB="0" distL="0" distR="0" wp14:anchorId="42F4F570" wp14:editId="56AC5D7D">
                  <wp:extent cx="2637790" cy="1992630"/>
                  <wp:effectExtent l="0" t="0" r="0" b="7620"/>
                  <wp:docPr id="5" name="Picture 5" descr="https://lh5.googleusercontent.com/-DOJBhw_4QlEuSVQ4rNA2V1rTF7mmJx-lrKepuAgdrwrg9lpb4KPyuh-5U_KK22FYPsuIcweGjV-boAg6_IUMkAFQMvv6fqiWM_c7OfBEKue4VqWDGchEM01rvWKPGZ6azq0ZZ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DOJBhw_4QlEuSVQ4rNA2V1rTF7mmJx-lrKepuAgdrwrg9lpb4KPyuh-5U_KK22FYPsuIcweGjV-boAg6_IUMkAFQMvv6fqiWM_c7OfBEKue4VqWDGchEM01rvWKPGZ6azq0ZZp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37790" cy="1992630"/>
                          </a:xfrm>
                          <a:prstGeom prst="rect">
                            <a:avLst/>
                          </a:prstGeom>
                          <a:noFill/>
                          <a:ln>
                            <a:noFill/>
                          </a:ln>
                        </pic:spPr>
                      </pic:pic>
                    </a:graphicData>
                  </a:graphic>
                </wp:inline>
              </w:drawing>
            </w:r>
          </w:p>
        </w:tc>
      </w:tr>
      <w:tr w:rsidR="003F5F8B" w14:paraId="1DB63ECD" w14:textId="77777777" w:rsidTr="00BD06FD">
        <w:trPr>
          <w:jc w:val="center"/>
        </w:trPr>
        <w:tc>
          <w:tcPr>
            <w:tcW w:w="9016" w:type="dxa"/>
            <w:gridSpan w:val="2"/>
            <w:shd w:val="clear" w:color="auto" w:fill="F2F2F2" w:themeFill="background1" w:themeFillShade="F2"/>
          </w:tcPr>
          <w:p w14:paraId="5D2CE0BB" w14:textId="22091224" w:rsidR="003F5F8B" w:rsidRDefault="003F5F8B" w:rsidP="00A63EBB">
            <w:pPr>
              <w:spacing w:after="60"/>
              <w:rPr>
                <w:rFonts w:ascii="Arial" w:hAnsi="Arial" w:cs="Arial"/>
              </w:rPr>
            </w:pPr>
            <w:r w:rsidRPr="00D96580">
              <w:rPr>
                <w:rFonts w:ascii="Arial" w:hAnsi="Arial" w:cs="Arial"/>
                <w:b/>
              </w:rPr>
              <w:t xml:space="preserve">Episode 1: Station </w:t>
            </w:r>
            <w:r>
              <w:rPr>
                <w:rFonts w:ascii="Arial" w:hAnsi="Arial" w:cs="Arial"/>
                <w:b/>
              </w:rPr>
              <w:t>2</w:t>
            </w:r>
            <w:r w:rsidRPr="00D96580">
              <w:rPr>
                <w:rFonts w:ascii="Arial" w:hAnsi="Arial" w:cs="Arial"/>
                <w:b/>
              </w:rPr>
              <w:t xml:space="preserve"> to 7</w:t>
            </w:r>
          </w:p>
        </w:tc>
      </w:tr>
      <w:tr w:rsidR="00D96580" w14:paraId="79E117D4" w14:textId="77777777" w:rsidTr="00BD06FD">
        <w:trPr>
          <w:jc w:val="center"/>
        </w:trPr>
        <w:tc>
          <w:tcPr>
            <w:tcW w:w="4552" w:type="dxa"/>
          </w:tcPr>
          <w:p w14:paraId="303E0E93" w14:textId="77777777" w:rsidR="00D96580" w:rsidRDefault="003F5F8B" w:rsidP="00A63EBB">
            <w:pPr>
              <w:spacing w:after="60"/>
              <w:rPr>
                <w:rFonts w:ascii="Arial" w:hAnsi="Arial" w:cs="Arial"/>
              </w:rPr>
            </w:pPr>
            <w:r>
              <w:rPr>
                <w:rFonts w:ascii="Arial" w:hAnsi="Arial" w:cs="Arial"/>
              </w:rPr>
              <w:t>Step 1: go to Station 6 follow policy</w:t>
            </w:r>
          </w:p>
          <w:p w14:paraId="47C0D0FD" w14:textId="77777777" w:rsidR="003F5F8B" w:rsidRDefault="003F5F8B" w:rsidP="00A63EBB">
            <w:pPr>
              <w:spacing w:after="60"/>
              <w:rPr>
                <w:rFonts w:ascii="Arial" w:hAnsi="Arial" w:cs="Arial"/>
              </w:rPr>
            </w:pPr>
          </w:p>
          <w:p w14:paraId="4B1E4D4E" w14:textId="6D6848C4" w:rsidR="003F5F8B" w:rsidRPr="00B64B91" w:rsidRDefault="003F5F8B" w:rsidP="003F5F8B">
            <w:pPr>
              <w:spacing w:after="60"/>
              <w:rPr>
                <w:rFonts w:ascii="Arial" w:hAnsi="Arial" w:cs="Arial"/>
                <w:sz w:val="20"/>
              </w:rPr>
            </w:pPr>
            <m:oMathPara>
              <m:oMathParaPr>
                <m:jc m:val="left"/>
              </m:oMathParaPr>
              <m:oMath>
                <m:r>
                  <w:rPr>
                    <w:rFonts w:ascii="Cambria Math" w:hAnsi="Cambria Math" w:cs="Arial"/>
                    <w:sz w:val="20"/>
                  </w:rPr>
                  <m:t>Q</m:t>
                </m:r>
                <m:d>
                  <m:dPr>
                    <m:ctrlPr>
                      <w:rPr>
                        <w:rFonts w:ascii="Cambria Math" w:hAnsi="Cambria Math" w:cs="Arial"/>
                        <w:i/>
                        <w:sz w:val="20"/>
                      </w:rPr>
                    </m:ctrlPr>
                  </m:dPr>
                  <m:e>
                    <m:r>
                      <w:rPr>
                        <w:rFonts w:ascii="Cambria Math" w:hAnsi="Cambria Math" w:cs="Arial"/>
                        <w:sz w:val="20"/>
                      </w:rPr>
                      <m:t>2,6</m:t>
                    </m:r>
                  </m:e>
                </m:d>
                <m:r>
                  <w:rPr>
                    <w:rFonts w:ascii="Cambria Math" w:hAnsi="Cambria Math" w:cs="Arial"/>
                    <w:sz w:val="20"/>
                  </w:rPr>
                  <m:t>=Q</m:t>
                </m:r>
                <m:d>
                  <m:dPr>
                    <m:ctrlPr>
                      <w:rPr>
                        <w:rFonts w:ascii="Cambria Math" w:hAnsi="Cambria Math" w:cs="Arial"/>
                        <w:i/>
                        <w:sz w:val="20"/>
                      </w:rPr>
                    </m:ctrlPr>
                  </m:dPr>
                  <m:e>
                    <m:r>
                      <w:rPr>
                        <w:rFonts w:ascii="Cambria Math" w:hAnsi="Cambria Math" w:cs="Arial"/>
                        <w:sz w:val="20"/>
                      </w:rPr>
                      <m:t>2,6</m:t>
                    </m:r>
                  </m:e>
                </m:d>
                <m:r>
                  <w:rPr>
                    <w:rFonts w:ascii="Cambria Math" w:hAnsi="Cambria Math" w:cs="Arial"/>
                    <w:sz w:val="20"/>
                  </w:rPr>
                  <m:t>+α{R</m:t>
                </m:r>
                <m:d>
                  <m:dPr>
                    <m:ctrlPr>
                      <w:rPr>
                        <w:rFonts w:ascii="Cambria Math" w:hAnsi="Cambria Math" w:cs="Arial"/>
                        <w:i/>
                        <w:sz w:val="20"/>
                      </w:rPr>
                    </m:ctrlPr>
                  </m:dPr>
                  <m:e>
                    <m:r>
                      <w:rPr>
                        <w:rFonts w:ascii="Cambria Math" w:hAnsi="Cambria Math" w:cs="Arial"/>
                        <w:sz w:val="20"/>
                      </w:rPr>
                      <m:t>2,6</m:t>
                    </m:r>
                  </m:e>
                </m:d>
                <m:r>
                  <w:rPr>
                    <w:rFonts w:ascii="Cambria Math" w:hAnsi="Cambria Math" w:cs="Arial"/>
                    <w:sz w:val="20"/>
                  </w:rPr>
                  <m:t>+</m:t>
                </m:r>
                <m:func>
                  <m:funcPr>
                    <m:ctrlPr>
                      <w:rPr>
                        <w:rFonts w:ascii="Cambria Math" w:hAnsi="Cambria Math" w:cs="Arial"/>
                        <w:sz w:val="20"/>
                      </w:rPr>
                    </m:ctrlPr>
                  </m:funcPr>
                  <m:fName>
                    <m:r>
                      <m:rPr>
                        <m:sty m:val="p"/>
                      </m:rPr>
                      <w:rPr>
                        <w:rFonts w:ascii="Cambria Math" w:hAnsi="Cambria Math" w:cs="Arial"/>
                        <w:sz w:val="20"/>
                      </w:rPr>
                      <m:t>γmax</m:t>
                    </m:r>
                    <m:ctrlPr>
                      <w:rPr>
                        <w:rFonts w:ascii="Cambria Math" w:hAnsi="Cambria Math" w:cs="Arial"/>
                        <w:i/>
                        <w:sz w:val="20"/>
                      </w:rPr>
                    </m:ctrlPr>
                  </m:fName>
                  <m:e>
                    <m:d>
                      <m:dPr>
                        <m:begChr m:val="["/>
                        <m:endChr m:val="]"/>
                        <m:ctrlPr>
                          <w:rPr>
                            <w:rFonts w:ascii="Cambria Math" w:hAnsi="Cambria Math" w:cs="Arial"/>
                            <w:i/>
                            <w:sz w:val="20"/>
                          </w:rPr>
                        </m:ctrlPr>
                      </m:dPr>
                      <m:e>
                        <m:r>
                          <w:rPr>
                            <w:rFonts w:ascii="Cambria Math" w:hAnsi="Cambria Math" w:cs="Arial"/>
                            <w:sz w:val="20"/>
                          </w:rPr>
                          <m:t>Q</m:t>
                        </m:r>
                        <m:d>
                          <m:dPr>
                            <m:ctrlPr>
                              <w:rPr>
                                <w:rFonts w:ascii="Cambria Math" w:hAnsi="Cambria Math" w:cs="Arial"/>
                                <w:i/>
                                <w:sz w:val="20"/>
                              </w:rPr>
                            </m:ctrlPr>
                          </m:dPr>
                          <m:e>
                            <m:r>
                              <w:rPr>
                                <w:rFonts w:ascii="Cambria Math" w:hAnsi="Cambria Math" w:cs="Arial"/>
                                <w:sz w:val="20"/>
                              </w:rPr>
                              <m:t>6,2</m:t>
                            </m:r>
                          </m:e>
                        </m:d>
                        <m:r>
                          <w:rPr>
                            <w:rFonts w:ascii="Cambria Math" w:hAnsi="Cambria Math" w:cs="Arial"/>
                            <w:sz w:val="20"/>
                          </w:rPr>
                          <m:t>,Q</m:t>
                        </m:r>
                        <m:d>
                          <m:dPr>
                            <m:ctrlPr>
                              <w:rPr>
                                <w:rFonts w:ascii="Cambria Math" w:hAnsi="Cambria Math" w:cs="Arial"/>
                                <w:i/>
                                <w:sz w:val="20"/>
                              </w:rPr>
                            </m:ctrlPr>
                          </m:dPr>
                          <m:e>
                            <m:r>
                              <w:rPr>
                                <w:rFonts w:ascii="Cambria Math" w:hAnsi="Cambria Math" w:cs="Arial"/>
                                <w:sz w:val="20"/>
                              </w:rPr>
                              <m:t>6,5</m:t>
                            </m:r>
                          </m:e>
                        </m:d>
                        <m:r>
                          <w:rPr>
                            <w:rFonts w:ascii="Cambria Math" w:hAnsi="Cambria Math" w:cs="Arial"/>
                            <w:sz w:val="20"/>
                          </w:rPr>
                          <m:t>,Q</m:t>
                        </m:r>
                        <m:d>
                          <m:dPr>
                            <m:ctrlPr>
                              <w:rPr>
                                <w:rFonts w:ascii="Cambria Math" w:hAnsi="Cambria Math" w:cs="Arial"/>
                                <w:i/>
                                <w:sz w:val="20"/>
                              </w:rPr>
                            </m:ctrlPr>
                          </m:dPr>
                          <m:e>
                            <m:r>
                              <w:rPr>
                                <w:rFonts w:ascii="Cambria Math" w:hAnsi="Cambria Math" w:cs="Arial"/>
                                <w:sz w:val="20"/>
                              </w:rPr>
                              <m:t>6,6</m:t>
                            </m:r>
                          </m:e>
                        </m:d>
                        <m:r>
                          <w:rPr>
                            <w:rFonts w:ascii="Cambria Math" w:hAnsi="Cambria Math" w:cs="Arial"/>
                            <w:sz w:val="20"/>
                          </w:rPr>
                          <m:t>,Q</m:t>
                        </m:r>
                        <m:d>
                          <m:dPr>
                            <m:ctrlPr>
                              <w:rPr>
                                <w:rFonts w:ascii="Cambria Math" w:hAnsi="Cambria Math" w:cs="Arial"/>
                                <w:i/>
                                <w:sz w:val="20"/>
                              </w:rPr>
                            </m:ctrlPr>
                          </m:dPr>
                          <m:e>
                            <m:r>
                              <w:rPr>
                                <w:rFonts w:ascii="Cambria Math" w:hAnsi="Cambria Math" w:cs="Arial"/>
                                <w:sz w:val="20"/>
                              </w:rPr>
                              <m:t>6,7</m:t>
                            </m:r>
                          </m:e>
                        </m:d>
                        <m:r>
                          <w:rPr>
                            <w:rFonts w:ascii="Cambria Math" w:hAnsi="Cambria Math" w:cs="Arial"/>
                            <w:sz w:val="20"/>
                          </w:rPr>
                          <m:t>,Q</m:t>
                        </m:r>
                        <m:d>
                          <m:dPr>
                            <m:ctrlPr>
                              <w:rPr>
                                <w:rFonts w:ascii="Cambria Math" w:hAnsi="Cambria Math" w:cs="Arial"/>
                                <w:i/>
                                <w:sz w:val="20"/>
                              </w:rPr>
                            </m:ctrlPr>
                          </m:dPr>
                          <m:e>
                            <m:r>
                              <w:rPr>
                                <w:rFonts w:ascii="Cambria Math" w:hAnsi="Cambria Math" w:cs="Arial"/>
                                <w:sz w:val="20"/>
                              </w:rPr>
                              <m:t>6,8</m:t>
                            </m:r>
                          </m:e>
                        </m:d>
                      </m:e>
                    </m:d>
                  </m:e>
                </m:func>
                <m:r>
                  <w:rPr>
                    <w:rFonts w:ascii="Cambria Math" w:hAnsi="Cambria Math" w:cs="Arial"/>
                    <w:sz w:val="20"/>
                  </w:rPr>
                  <m:t>-Q</m:t>
                </m:r>
                <m:d>
                  <m:dPr>
                    <m:ctrlPr>
                      <w:rPr>
                        <w:rFonts w:ascii="Cambria Math" w:hAnsi="Cambria Math" w:cs="Arial"/>
                        <w:i/>
                        <w:sz w:val="20"/>
                      </w:rPr>
                    </m:ctrlPr>
                  </m:dPr>
                  <m:e>
                    <m:r>
                      <w:rPr>
                        <w:rFonts w:ascii="Cambria Math" w:hAnsi="Cambria Math" w:cs="Arial"/>
                        <w:sz w:val="20"/>
                      </w:rPr>
                      <m:t>2,6</m:t>
                    </m:r>
                  </m:e>
                </m:d>
                <m:r>
                  <w:rPr>
                    <w:rFonts w:ascii="Cambria Math" w:hAnsi="Cambria Math" w:cs="Arial"/>
                    <w:sz w:val="20"/>
                  </w:rPr>
                  <m:t>}</m:t>
                </m:r>
              </m:oMath>
            </m:oMathPara>
          </w:p>
          <w:p w14:paraId="6488898B" w14:textId="77777777" w:rsidR="003F5F8B" w:rsidRPr="00B64B91" w:rsidRDefault="003F5F8B" w:rsidP="003F5F8B">
            <w:pPr>
              <w:rPr>
                <w:sz w:val="20"/>
              </w:rPr>
            </w:pPr>
          </w:p>
          <w:p w14:paraId="65117C06" w14:textId="06A6FC66" w:rsidR="003F5F8B" w:rsidRPr="00B64B91" w:rsidRDefault="003F5F8B" w:rsidP="003F5F8B">
            <w:pPr>
              <w:rPr>
                <w:sz w:val="20"/>
              </w:rPr>
            </w:pPr>
            <m:oMathPara>
              <m:oMathParaPr>
                <m:jc m:val="left"/>
              </m:oMathParaPr>
              <m:oMath>
                <m:r>
                  <w:rPr>
                    <w:rFonts w:ascii="Cambria Math" w:hAnsi="Cambria Math"/>
                    <w:sz w:val="20"/>
                  </w:rPr>
                  <m:t>Q</m:t>
                </m:r>
                <m:d>
                  <m:dPr>
                    <m:ctrlPr>
                      <w:rPr>
                        <w:rFonts w:ascii="Cambria Math" w:hAnsi="Cambria Math"/>
                        <w:i/>
                        <w:sz w:val="20"/>
                      </w:rPr>
                    </m:ctrlPr>
                  </m:dPr>
                  <m:e>
                    <m:r>
                      <w:rPr>
                        <w:rFonts w:ascii="Cambria Math" w:hAnsi="Cambria Math"/>
                        <w:sz w:val="20"/>
                      </w:rPr>
                      <m:t>2,6</m:t>
                    </m:r>
                  </m:e>
                </m:d>
                <m:r>
                  <w:rPr>
                    <w:rFonts w:ascii="Cambria Math" w:hAnsi="Cambria Math"/>
                    <w:sz w:val="20"/>
                  </w:rPr>
                  <m:t>=0+0.9</m:t>
                </m:r>
                <m:d>
                  <m:dPr>
                    <m:ctrlPr>
                      <w:rPr>
                        <w:rFonts w:ascii="Cambria Math" w:hAnsi="Cambria Math"/>
                        <w:i/>
                        <w:sz w:val="20"/>
                      </w:rPr>
                    </m:ctrlPr>
                  </m:dPr>
                  <m:e>
                    <m:r>
                      <w:rPr>
                        <w:rFonts w:ascii="Cambria Math" w:hAnsi="Cambria Math"/>
                        <w:sz w:val="20"/>
                      </w:rPr>
                      <m:t>0+0.8×</m:t>
                    </m:r>
                    <m:func>
                      <m:funcPr>
                        <m:ctrlPr>
                          <w:rPr>
                            <w:rFonts w:ascii="Cambria Math" w:hAnsi="Cambria Math"/>
                            <w:sz w:val="20"/>
                          </w:rPr>
                        </m:ctrlPr>
                      </m:funcPr>
                      <m:fName>
                        <m:r>
                          <m:rPr>
                            <m:sty m:val="p"/>
                          </m:rPr>
                          <w:rPr>
                            <w:rFonts w:ascii="Cambria Math" w:hAnsi="Cambria Math"/>
                            <w:sz w:val="20"/>
                          </w:rPr>
                          <m:t>max</m:t>
                        </m:r>
                        <m:ctrlPr>
                          <w:rPr>
                            <w:rFonts w:ascii="Cambria Math" w:hAnsi="Cambria Math"/>
                            <w:i/>
                            <w:sz w:val="20"/>
                          </w:rPr>
                        </m:ctrlPr>
                      </m:fName>
                      <m:e>
                        <m:d>
                          <m:dPr>
                            <m:begChr m:val="["/>
                            <m:endChr m:val="]"/>
                            <m:ctrlPr>
                              <w:rPr>
                                <w:rFonts w:ascii="Cambria Math" w:hAnsi="Cambria Math"/>
                                <w:i/>
                                <w:sz w:val="20"/>
                              </w:rPr>
                            </m:ctrlPr>
                          </m:dPr>
                          <m:e>
                            <m:r>
                              <w:rPr>
                                <w:rFonts w:ascii="Cambria Math" w:hAnsi="Cambria Math"/>
                                <w:sz w:val="20"/>
                              </w:rPr>
                              <m:t>0,0,0,90,0</m:t>
                            </m:r>
                          </m:e>
                        </m:d>
                      </m:e>
                    </m:func>
                    <m:r>
                      <w:rPr>
                        <w:rFonts w:ascii="Cambria Math" w:hAnsi="Cambria Math"/>
                        <w:sz w:val="20"/>
                      </w:rPr>
                      <m:t>-0</m:t>
                    </m:r>
                  </m:e>
                </m:d>
                <m:r>
                  <w:rPr>
                    <w:rFonts w:ascii="Cambria Math" w:hAnsi="Cambria Math"/>
                    <w:sz w:val="20"/>
                  </w:rPr>
                  <m:t>=65</m:t>
                </m:r>
              </m:oMath>
            </m:oMathPara>
          </w:p>
          <w:p w14:paraId="232EA04F" w14:textId="77777777" w:rsidR="003F5F8B" w:rsidRDefault="003F5F8B" w:rsidP="00A63EBB">
            <w:pPr>
              <w:spacing w:after="60"/>
              <w:rPr>
                <w:rFonts w:ascii="Arial" w:hAnsi="Arial" w:cs="Arial"/>
              </w:rPr>
            </w:pPr>
          </w:p>
          <w:p w14:paraId="73940248" w14:textId="0E57EF9E" w:rsidR="003F5F8B" w:rsidRDefault="003F5F8B" w:rsidP="00A63EBB">
            <w:pPr>
              <w:spacing w:after="60"/>
              <w:rPr>
                <w:rFonts w:ascii="Arial" w:hAnsi="Arial" w:cs="Arial"/>
              </w:rPr>
            </w:pPr>
            <w:r w:rsidRPr="003F5F8B">
              <w:rPr>
                <w:rFonts w:ascii="Arial" w:hAnsi="Arial" w:cs="Arial"/>
              </w:rPr>
              <w:t>Station 6 becomes the current stat</w:t>
            </w:r>
            <w:r>
              <w:rPr>
                <w:rFonts w:ascii="Arial" w:hAnsi="Arial" w:cs="Arial"/>
              </w:rPr>
              <w:t>e.</w:t>
            </w:r>
          </w:p>
        </w:tc>
        <w:tc>
          <w:tcPr>
            <w:tcW w:w="4464" w:type="dxa"/>
          </w:tcPr>
          <w:p w14:paraId="10286CC2" w14:textId="20DB7399" w:rsidR="00D96580" w:rsidRDefault="003F5F8B" w:rsidP="00A63EBB">
            <w:pPr>
              <w:spacing w:after="60"/>
              <w:rPr>
                <w:rFonts w:ascii="Arial" w:hAnsi="Arial" w:cs="Arial"/>
              </w:rPr>
            </w:pPr>
            <w:r>
              <w:rPr>
                <w:rFonts w:ascii="Arial" w:hAnsi="Arial" w:cs="Arial"/>
                <w:noProof/>
                <w:color w:val="000000"/>
              </w:rPr>
              <w:drawing>
                <wp:inline distT="0" distB="0" distL="0" distR="0" wp14:anchorId="7E82A082" wp14:editId="312984E1">
                  <wp:extent cx="2637790" cy="2010410"/>
                  <wp:effectExtent l="0" t="0" r="0" b="8890"/>
                  <wp:docPr id="6" name="Picture 6" descr="https://lh3.googleusercontent.com/5pKDvd_Z-CcYr_YpHWf0PWGqc7hHLSmMsskvoog_cuIoW1xdOZXDkesrfTIMeE8umUl87wuNA3sTxUc5VcQz-euM1F8jjIs08wfuN7u3i9lGlGdqQfLPxx5d44g4eVfUElvUYg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5pKDvd_Z-CcYr_YpHWf0PWGqc7hHLSmMsskvoog_cuIoW1xdOZXDkesrfTIMeE8umUl87wuNA3sTxUc5VcQz-euM1F8jjIs08wfuN7u3i9lGlGdqQfLPxx5d44g4eVfUElvUYgQ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37790" cy="2010410"/>
                          </a:xfrm>
                          <a:prstGeom prst="rect">
                            <a:avLst/>
                          </a:prstGeom>
                          <a:noFill/>
                          <a:ln>
                            <a:noFill/>
                          </a:ln>
                        </pic:spPr>
                      </pic:pic>
                    </a:graphicData>
                  </a:graphic>
                </wp:inline>
              </w:drawing>
            </w:r>
          </w:p>
        </w:tc>
      </w:tr>
      <w:tr w:rsidR="00D96580" w14:paraId="50462050" w14:textId="77777777" w:rsidTr="00BD06FD">
        <w:trPr>
          <w:jc w:val="center"/>
        </w:trPr>
        <w:tc>
          <w:tcPr>
            <w:tcW w:w="4552" w:type="dxa"/>
          </w:tcPr>
          <w:p w14:paraId="544E522A" w14:textId="77777777" w:rsidR="00D96580" w:rsidRDefault="003F5F8B" w:rsidP="00A63EBB">
            <w:pPr>
              <w:spacing w:after="60"/>
              <w:rPr>
                <w:rFonts w:ascii="Arial" w:hAnsi="Arial" w:cs="Arial"/>
              </w:rPr>
            </w:pPr>
            <w:r>
              <w:rPr>
                <w:rFonts w:ascii="Arial" w:hAnsi="Arial" w:cs="Arial"/>
              </w:rPr>
              <w:t>Step 2: go to Station 7 follow policy</w:t>
            </w:r>
          </w:p>
          <w:p w14:paraId="7D2EE55C" w14:textId="77777777" w:rsidR="003F5F8B" w:rsidRDefault="003F5F8B" w:rsidP="00A63EBB">
            <w:pPr>
              <w:spacing w:after="60"/>
              <w:rPr>
                <w:rFonts w:ascii="Arial" w:hAnsi="Arial" w:cs="Arial"/>
              </w:rPr>
            </w:pPr>
          </w:p>
          <w:p w14:paraId="4155F5FF" w14:textId="77777777" w:rsidR="003F5F8B" w:rsidRPr="00B64B91" w:rsidRDefault="003F5F8B" w:rsidP="003F5F8B">
            <w:pPr>
              <w:spacing w:after="60"/>
              <w:rPr>
                <w:rFonts w:ascii="Arial" w:hAnsi="Arial" w:cs="Arial"/>
                <w:sz w:val="20"/>
              </w:rPr>
            </w:pPr>
            <m:oMathPara>
              <m:oMathParaPr>
                <m:jc m:val="left"/>
              </m:oMathParaPr>
              <m:oMath>
                <m:r>
                  <w:rPr>
                    <w:rFonts w:ascii="Cambria Math" w:hAnsi="Cambria Math" w:cs="Arial"/>
                    <w:sz w:val="20"/>
                  </w:rPr>
                  <m:t>Q</m:t>
                </m:r>
                <m:d>
                  <m:dPr>
                    <m:ctrlPr>
                      <w:rPr>
                        <w:rFonts w:ascii="Cambria Math" w:hAnsi="Cambria Math" w:cs="Arial"/>
                        <w:i/>
                        <w:sz w:val="20"/>
                      </w:rPr>
                    </m:ctrlPr>
                  </m:dPr>
                  <m:e>
                    <m:r>
                      <w:rPr>
                        <w:rFonts w:ascii="Cambria Math" w:hAnsi="Cambria Math" w:cs="Arial"/>
                        <w:sz w:val="20"/>
                      </w:rPr>
                      <m:t>6,7</m:t>
                    </m:r>
                  </m:e>
                </m:d>
                <m:r>
                  <w:rPr>
                    <w:rFonts w:ascii="Cambria Math" w:hAnsi="Cambria Math" w:cs="Arial"/>
                    <w:sz w:val="20"/>
                  </w:rPr>
                  <m:t>=Q</m:t>
                </m:r>
                <m:d>
                  <m:dPr>
                    <m:ctrlPr>
                      <w:rPr>
                        <w:rFonts w:ascii="Cambria Math" w:hAnsi="Cambria Math" w:cs="Arial"/>
                        <w:i/>
                        <w:sz w:val="20"/>
                      </w:rPr>
                    </m:ctrlPr>
                  </m:dPr>
                  <m:e>
                    <m:r>
                      <w:rPr>
                        <w:rFonts w:ascii="Cambria Math" w:hAnsi="Cambria Math" w:cs="Arial"/>
                        <w:sz w:val="20"/>
                      </w:rPr>
                      <m:t>6,7</m:t>
                    </m:r>
                  </m:e>
                </m:d>
                <m:r>
                  <w:rPr>
                    <w:rFonts w:ascii="Cambria Math" w:hAnsi="Cambria Math" w:cs="Arial"/>
                    <w:sz w:val="20"/>
                  </w:rPr>
                  <m:t>+α{R</m:t>
                </m:r>
                <m:d>
                  <m:dPr>
                    <m:ctrlPr>
                      <w:rPr>
                        <w:rFonts w:ascii="Cambria Math" w:hAnsi="Cambria Math" w:cs="Arial"/>
                        <w:i/>
                        <w:sz w:val="20"/>
                      </w:rPr>
                    </m:ctrlPr>
                  </m:dPr>
                  <m:e>
                    <m:r>
                      <w:rPr>
                        <w:rFonts w:ascii="Cambria Math" w:hAnsi="Cambria Math" w:cs="Arial"/>
                        <w:sz w:val="20"/>
                      </w:rPr>
                      <m:t>6,7</m:t>
                    </m:r>
                  </m:e>
                </m:d>
                <m:r>
                  <w:rPr>
                    <w:rFonts w:ascii="Cambria Math" w:hAnsi="Cambria Math" w:cs="Arial"/>
                    <w:sz w:val="20"/>
                  </w:rPr>
                  <m:t>+</m:t>
                </m:r>
                <m:func>
                  <m:funcPr>
                    <m:ctrlPr>
                      <w:rPr>
                        <w:rFonts w:ascii="Cambria Math" w:hAnsi="Cambria Math" w:cs="Arial"/>
                        <w:sz w:val="20"/>
                      </w:rPr>
                    </m:ctrlPr>
                  </m:funcPr>
                  <m:fName>
                    <m:r>
                      <m:rPr>
                        <m:sty m:val="p"/>
                      </m:rPr>
                      <w:rPr>
                        <w:rFonts w:ascii="Cambria Math" w:hAnsi="Cambria Math" w:cs="Arial"/>
                        <w:sz w:val="20"/>
                      </w:rPr>
                      <m:t>γmax</m:t>
                    </m:r>
                    <m:ctrlPr>
                      <w:rPr>
                        <w:rFonts w:ascii="Cambria Math" w:hAnsi="Cambria Math" w:cs="Arial"/>
                        <w:i/>
                        <w:sz w:val="20"/>
                      </w:rPr>
                    </m:ctrlPr>
                  </m:fName>
                  <m:e>
                    <m:d>
                      <m:dPr>
                        <m:begChr m:val="["/>
                        <m:endChr m:val="]"/>
                        <m:ctrlPr>
                          <w:rPr>
                            <w:rFonts w:ascii="Cambria Math" w:hAnsi="Cambria Math" w:cs="Arial"/>
                            <w:i/>
                            <w:sz w:val="20"/>
                          </w:rPr>
                        </m:ctrlPr>
                      </m:dPr>
                      <m:e>
                        <m:r>
                          <w:rPr>
                            <w:rFonts w:ascii="Cambria Math" w:hAnsi="Cambria Math" w:cs="Arial"/>
                            <w:sz w:val="20"/>
                          </w:rPr>
                          <m:t>Q</m:t>
                        </m:r>
                        <m:d>
                          <m:dPr>
                            <m:ctrlPr>
                              <w:rPr>
                                <w:rFonts w:ascii="Cambria Math" w:hAnsi="Cambria Math" w:cs="Arial"/>
                                <w:i/>
                                <w:sz w:val="20"/>
                              </w:rPr>
                            </m:ctrlPr>
                          </m:dPr>
                          <m:e>
                            <m:r>
                              <w:rPr>
                                <w:rFonts w:ascii="Cambria Math" w:hAnsi="Cambria Math" w:cs="Arial"/>
                                <w:sz w:val="20"/>
                              </w:rPr>
                              <m:t>7,3</m:t>
                            </m:r>
                          </m:e>
                        </m:d>
                        <m:r>
                          <w:rPr>
                            <w:rFonts w:ascii="Cambria Math" w:hAnsi="Cambria Math" w:cs="Arial"/>
                            <w:sz w:val="20"/>
                          </w:rPr>
                          <m:t>,Q</m:t>
                        </m:r>
                        <m:d>
                          <m:dPr>
                            <m:ctrlPr>
                              <w:rPr>
                                <w:rFonts w:ascii="Cambria Math" w:hAnsi="Cambria Math" w:cs="Arial"/>
                                <w:i/>
                                <w:sz w:val="20"/>
                              </w:rPr>
                            </m:ctrlPr>
                          </m:dPr>
                          <m:e>
                            <m:r>
                              <w:rPr>
                                <w:rFonts w:ascii="Cambria Math" w:hAnsi="Cambria Math" w:cs="Arial"/>
                                <w:sz w:val="20"/>
                              </w:rPr>
                              <m:t>7,4</m:t>
                            </m:r>
                          </m:e>
                        </m:d>
                        <m:r>
                          <w:rPr>
                            <w:rFonts w:ascii="Cambria Math" w:hAnsi="Cambria Math" w:cs="Arial"/>
                            <w:sz w:val="20"/>
                          </w:rPr>
                          <m:t>,Q</m:t>
                        </m:r>
                        <m:d>
                          <m:dPr>
                            <m:ctrlPr>
                              <w:rPr>
                                <w:rFonts w:ascii="Cambria Math" w:hAnsi="Cambria Math" w:cs="Arial"/>
                                <w:i/>
                                <w:sz w:val="20"/>
                              </w:rPr>
                            </m:ctrlPr>
                          </m:dPr>
                          <m:e>
                            <m:r>
                              <w:rPr>
                                <w:rFonts w:ascii="Cambria Math" w:hAnsi="Cambria Math" w:cs="Arial"/>
                                <w:sz w:val="20"/>
                              </w:rPr>
                              <m:t>7,6</m:t>
                            </m:r>
                          </m:e>
                        </m:d>
                        <m:r>
                          <w:rPr>
                            <w:rFonts w:ascii="Cambria Math" w:hAnsi="Cambria Math" w:cs="Arial"/>
                            <w:sz w:val="20"/>
                          </w:rPr>
                          <m:t>,Q</m:t>
                        </m:r>
                        <m:d>
                          <m:dPr>
                            <m:ctrlPr>
                              <w:rPr>
                                <w:rFonts w:ascii="Cambria Math" w:hAnsi="Cambria Math" w:cs="Arial"/>
                                <w:i/>
                                <w:sz w:val="20"/>
                              </w:rPr>
                            </m:ctrlPr>
                          </m:dPr>
                          <m:e>
                            <m:r>
                              <w:rPr>
                                <w:rFonts w:ascii="Cambria Math" w:hAnsi="Cambria Math" w:cs="Arial"/>
                                <w:sz w:val="20"/>
                              </w:rPr>
                              <m:t>7,7</m:t>
                            </m:r>
                          </m:e>
                        </m:d>
                        <m:r>
                          <w:rPr>
                            <w:rFonts w:ascii="Cambria Math" w:hAnsi="Cambria Math" w:cs="Arial"/>
                            <w:sz w:val="20"/>
                          </w:rPr>
                          <m:t>,Q</m:t>
                        </m:r>
                        <m:d>
                          <m:dPr>
                            <m:ctrlPr>
                              <w:rPr>
                                <w:rFonts w:ascii="Cambria Math" w:hAnsi="Cambria Math" w:cs="Arial"/>
                                <w:i/>
                                <w:sz w:val="20"/>
                              </w:rPr>
                            </m:ctrlPr>
                          </m:dPr>
                          <m:e>
                            <m:r>
                              <w:rPr>
                                <w:rFonts w:ascii="Cambria Math" w:hAnsi="Cambria Math" w:cs="Arial"/>
                                <w:sz w:val="20"/>
                              </w:rPr>
                              <m:t>7,8</m:t>
                            </m:r>
                          </m:e>
                        </m:d>
                      </m:e>
                    </m:d>
                  </m:e>
                </m:func>
                <m:r>
                  <w:rPr>
                    <w:rFonts w:ascii="Cambria Math" w:hAnsi="Cambria Math" w:cs="Arial"/>
                    <w:sz w:val="20"/>
                  </w:rPr>
                  <m:t>-Q</m:t>
                </m:r>
                <m:d>
                  <m:dPr>
                    <m:ctrlPr>
                      <w:rPr>
                        <w:rFonts w:ascii="Cambria Math" w:hAnsi="Cambria Math" w:cs="Arial"/>
                        <w:i/>
                        <w:sz w:val="20"/>
                      </w:rPr>
                    </m:ctrlPr>
                  </m:dPr>
                  <m:e>
                    <m:r>
                      <w:rPr>
                        <w:rFonts w:ascii="Cambria Math" w:hAnsi="Cambria Math" w:cs="Arial"/>
                        <w:sz w:val="20"/>
                      </w:rPr>
                      <m:t>6,7</m:t>
                    </m:r>
                  </m:e>
                </m:d>
                <m:r>
                  <w:rPr>
                    <w:rFonts w:ascii="Cambria Math" w:hAnsi="Cambria Math" w:cs="Arial"/>
                    <w:sz w:val="20"/>
                  </w:rPr>
                  <m:t>}</m:t>
                </m:r>
              </m:oMath>
            </m:oMathPara>
          </w:p>
          <w:p w14:paraId="19CAFF32" w14:textId="77777777" w:rsidR="003F5F8B" w:rsidRPr="00B64B91" w:rsidRDefault="003F5F8B" w:rsidP="003F5F8B">
            <w:pPr>
              <w:rPr>
                <w:sz w:val="20"/>
              </w:rPr>
            </w:pPr>
          </w:p>
          <w:p w14:paraId="1BACE68D" w14:textId="1E2949A2" w:rsidR="003F5F8B" w:rsidRPr="00B64B91" w:rsidRDefault="003F5F8B" w:rsidP="003F5F8B">
            <w:pPr>
              <w:rPr>
                <w:sz w:val="20"/>
              </w:rPr>
            </w:pPr>
            <m:oMathPara>
              <m:oMathParaPr>
                <m:jc m:val="left"/>
              </m:oMathParaPr>
              <m:oMath>
                <m:r>
                  <w:rPr>
                    <w:rFonts w:ascii="Cambria Math" w:hAnsi="Cambria Math"/>
                    <w:sz w:val="20"/>
                  </w:rPr>
                  <m:t>Q</m:t>
                </m:r>
                <m:d>
                  <m:dPr>
                    <m:ctrlPr>
                      <w:rPr>
                        <w:rFonts w:ascii="Cambria Math" w:hAnsi="Cambria Math"/>
                        <w:i/>
                        <w:sz w:val="20"/>
                      </w:rPr>
                    </m:ctrlPr>
                  </m:dPr>
                  <m:e>
                    <m:r>
                      <w:rPr>
                        <w:rFonts w:ascii="Cambria Math" w:hAnsi="Cambria Math"/>
                        <w:sz w:val="20"/>
                      </w:rPr>
                      <m:t>6,7</m:t>
                    </m:r>
                  </m:e>
                </m:d>
                <m:r>
                  <w:rPr>
                    <w:rFonts w:ascii="Cambria Math" w:hAnsi="Cambria Math"/>
                    <w:sz w:val="20"/>
                  </w:rPr>
                  <m:t>=90+0.9</m:t>
                </m:r>
                <m:d>
                  <m:dPr>
                    <m:ctrlPr>
                      <w:rPr>
                        <w:rFonts w:ascii="Cambria Math" w:hAnsi="Cambria Math"/>
                        <w:i/>
                        <w:sz w:val="20"/>
                      </w:rPr>
                    </m:ctrlPr>
                  </m:dPr>
                  <m:e>
                    <m:r>
                      <w:rPr>
                        <w:rFonts w:ascii="Cambria Math" w:hAnsi="Cambria Math"/>
                        <w:sz w:val="20"/>
                      </w:rPr>
                      <m:t>100+0.8×</m:t>
                    </m:r>
                    <m:func>
                      <m:funcPr>
                        <m:ctrlPr>
                          <w:rPr>
                            <w:rFonts w:ascii="Cambria Math" w:hAnsi="Cambria Math"/>
                            <w:sz w:val="20"/>
                          </w:rPr>
                        </m:ctrlPr>
                      </m:funcPr>
                      <m:fName>
                        <m:r>
                          <m:rPr>
                            <m:sty m:val="p"/>
                          </m:rPr>
                          <w:rPr>
                            <w:rFonts w:ascii="Cambria Math" w:hAnsi="Cambria Math"/>
                            <w:sz w:val="20"/>
                          </w:rPr>
                          <m:t>max</m:t>
                        </m:r>
                        <m:ctrlPr>
                          <w:rPr>
                            <w:rFonts w:ascii="Cambria Math" w:hAnsi="Cambria Math"/>
                            <w:i/>
                            <w:sz w:val="20"/>
                          </w:rPr>
                        </m:ctrlPr>
                      </m:fName>
                      <m:e>
                        <m:d>
                          <m:dPr>
                            <m:begChr m:val="["/>
                            <m:endChr m:val="]"/>
                            <m:ctrlPr>
                              <w:rPr>
                                <w:rFonts w:ascii="Cambria Math" w:hAnsi="Cambria Math"/>
                                <w:i/>
                                <w:sz w:val="20"/>
                              </w:rPr>
                            </m:ctrlPr>
                          </m:dPr>
                          <m:e>
                            <m:r>
                              <w:rPr>
                                <w:rFonts w:ascii="Cambria Math" w:hAnsi="Cambria Math"/>
                                <w:sz w:val="20"/>
                              </w:rPr>
                              <m:t>0,0,0,0,0</m:t>
                            </m:r>
                          </m:e>
                        </m:d>
                      </m:e>
                    </m:func>
                    <m:r>
                      <w:rPr>
                        <w:rFonts w:ascii="Cambria Math" w:hAnsi="Cambria Math"/>
                        <w:sz w:val="20"/>
                      </w:rPr>
                      <m:t>-90</m:t>
                    </m:r>
                  </m:e>
                </m:d>
                <m:r>
                  <w:rPr>
                    <w:rFonts w:ascii="Cambria Math" w:hAnsi="Cambria Math"/>
                    <w:sz w:val="20"/>
                  </w:rPr>
                  <m:t>=99</m:t>
                </m:r>
              </m:oMath>
            </m:oMathPara>
          </w:p>
          <w:p w14:paraId="17E4A94F" w14:textId="77777777" w:rsidR="003F5F8B" w:rsidRDefault="003F5F8B" w:rsidP="00A63EBB">
            <w:pPr>
              <w:spacing w:after="60"/>
              <w:rPr>
                <w:rFonts w:ascii="Arial" w:hAnsi="Arial" w:cs="Arial"/>
              </w:rPr>
            </w:pPr>
          </w:p>
          <w:p w14:paraId="4B5C198D" w14:textId="7EAB57E5" w:rsidR="003F5F8B" w:rsidRDefault="003F5F8B" w:rsidP="00A63EBB">
            <w:pPr>
              <w:spacing w:after="60"/>
              <w:rPr>
                <w:rFonts w:ascii="Arial" w:hAnsi="Arial" w:cs="Arial"/>
              </w:rPr>
            </w:pPr>
            <w:r w:rsidRPr="003F5F8B">
              <w:rPr>
                <w:rFonts w:ascii="Arial" w:hAnsi="Arial" w:cs="Arial"/>
              </w:rPr>
              <w:t>Station 7 becomes the current state. Since Station 7 is the terminal state, this episode ends here</w:t>
            </w:r>
            <w:r>
              <w:rPr>
                <w:rFonts w:ascii="Arial" w:hAnsi="Arial" w:cs="Arial"/>
              </w:rPr>
              <w:t>.</w:t>
            </w:r>
          </w:p>
        </w:tc>
        <w:tc>
          <w:tcPr>
            <w:tcW w:w="4464" w:type="dxa"/>
          </w:tcPr>
          <w:p w14:paraId="274D01AD" w14:textId="010730D7" w:rsidR="00D96580" w:rsidRDefault="003F5F8B" w:rsidP="00A63EBB">
            <w:pPr>
              <w:spacing w:after="60"/>
              <w:rPr>
                <w:rFonts w:ascii="Arial" w:hAnsi="Arial" w:cs="Arial"/>
              </w:rPr>
            </w:pPr>
            <w:r>
              <w:rPr>
                <w:rFonts w:ascii="Arial" w:hAnsi="Arial" w:cs="Arial"/>
                <w:noProof/>
                <w:color w:val="000000"/>
              </w:rPr>
              <w:drawing>
                <wp:inline distT="0" distB="0" distL="0" distR="0" wp14:anchorId="3369B00E" wp14:editId="7D0D446E">
                  <wp:extent cx="2637790" cy="1992630"/>
                  <wp:effectExtent l="0" t="0" r="0" b="7620"/>
                  <wp:docPr id="7" name="Picture 7" descr="https://lh4.googleusercontent.com/xEwByaC1-7Nf_2qmf6L6vp5suxUIShQ20SckcX9snNWRRzrUn-9QDCZ14sdre3clud60sj9jNP0a9t_-tH5Edb0kT0g17PvQYD6Di_b5byTGJ65RpShypkQv3Gf3c0DqrtN9Fm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xEwByaC1-7Nf_2qmf6L6vp5suxUIShQ20SckcX9snNWRRzrUn-9QDCZ14sdre3clud60sj9jNP0a9t_-tH5Edb0kT0g17PvQYD6Di_b5byTGJ65RpShypkQv3Gf3c0DqrtN9Fm4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37790" cy="1992630"/>
                          </a:xfrm>
                          <a:prstGeom prst="rect">
                            <a:avLst/>
                          </a:prstGeom>
                          <a:noFill/>
                          <a:ln>
                            <a:noFill/>
                          </a:ln>
                        </pic:spPr>
                      </pic:pic>
                    </a:graphicData>
                  </a:graphic>
                </wp:inline>
              </w:drawing>
            </w:r>
          </w:p>
        </w:tc>
      </w:tr>
    </w:tbl>
    <w:p w14:paraId="1E07D7FD" w14:textId="77777777" w:rsidR="00B64B91" w:rsidRDefault="00B64B91" w:rsidP="00B64B91">
      <w:pPr>
        <w:pStyle w:val="Heading2"/>
        <w:rPr>
          <w:rFonts w:cs="Arial"/>
        </w:rPr>
      </w:pPr>
    </w:p>
    <w:p w14:paraId="64D06B81" w14:textId="6508CF5C" w:rsidR="00A63EBB" w:rsidRPr="003F5F8B" w:rsidRDefault="003F5F8B" w:rsidP="003F5F8B">
      <w:pPr>
        <w:pStyle w:val="Heading2"/>
        <w:numPr>
          <w:ilvl w:val="1"/>
          <w:numId w:val="1"/>
        </w:numPr>
        <w:ind w:left="426" w:hanging="426"/>
        <w:rPr>
          <w:rFonts w:cs="Arial"/>
        </w:rPr>
      </w:pPr>
      <w:r>
        <w:rPr>
          <w:rFonts w:cs="Arial"/>
        </w:rPr>
        <w:t>Performance vs Episodes</w:t>
      </w:r>
    </w:p>
    <w:p w14:paraId="51717B26" w14:textId="6CB1E71A" w:rsidR="00C33905" w:rsidRDefault="00662407" w:rsidP="00FC1A3F">
      <w:pPr>
        <w:spacing w:after="60"/>
        <w:jc w:val="both"/>
        <w:rPr>
          <w:rFonts w:ascii="Arial" w:hAnsi="Arial" w:cs="Arial"/>
        </w:rPr>
      </w:pPr>
      <w:r>
        <w:rPr>
          <w:rFonts w:ascii="Arial" w:hAnsi="Arial" w:cs="Arial"/>
        </w:rPr>
        <w:t>The s</w:t>
      </w:r>
      <w:r w:rsidR="00F330D0">
        <w:rPr>
          <w:rFonts w:ascii="Arial" w:hAnsi="Arial" w:cs="Arial"/>
        </w:rPr>
        <w:t>ection above illustra</w:t>
      </w:r>
      <w:r w:rsidR="00FC1A3F">
        <w:rPr>
          <w:rFonts w:ascii="Arial" w:hAnsi="Arial" w:cs="Arial"/>
        </w:rPr>
        <w:t xml:space="preserve">ted two episodes of update in Q-matrix with </w:t>
      </w:r>
      <m:oMath>
        <m:r>
          <w:rPr>
            <w:rFonts w:ascii="Cambria Math" w:hAnsi="Cambria Math" w:cs="Arial"/>
          </w:rPr>
          <m:t>α=0.9</m:t>
        </m:r>
      </m:oMath>
      <w:r w:rsidR="00FC1A3F">
        <w:rPr>
          <w:rFonts w:ascii="Arial" w:hAnsi="Arial" w:cs="Arial"/>
        </w:rPr>
        <w:t xml:space="preserve"> and </w:t>
      </w:r>
      <m:oMath>
        <m:r>
          <w:rPr>
            <w:rFonts w:ascii="Cambria Math" w:hAnsi="Cambria Math" w:cs="Arial"/>
          </w:rPr>
          <m:t>γ=0.8</m:t>
        </m:r>
      </m:oMath>
      <w:r w:rsidR="00FC1A3F">
        <w:rPr>
          <w:rFonts w:ascii="Arial" w:hAnsi="Arial" w:cs="Arial"/>
        </w:rPr>
        <w:t>. To fully show the performance, we run the algorithm for 1000 episodes with parameters in Table 2.</w:t>
      </w:r>
      <w:r w:rsidR="009F27D5">
        <w:rPr>
          <w:rFonts w:ascii="Arial" w:hAnsi="Arial" w:cs="Arial"/>
        </w:rPr>
        <w:t xml:space="preserve"> </w:t>
      </w:r>
      <w:r w:rsidR="00FC1A3F">
        <w:rPr>
          <w:rFonts w:ascii="Arial" w:hAnsi="Arial" w:cs="Arial"/>
        </w:rPr>
        <w:t xml:space="preserve">There are many ways to measure the performance. To make it comparable among all configurations. We evaluate the Q-matrix after each </w:t>
      </w:r>
      <w:r w:rsidR="005E0B7A">
        <w:rPr>
          <w:rFonts w:ascii="Arial" w:hAnsi="Arial" w:cs="Arial"/>
        </w:rPr>
        <w:t>step</w:t>
      </w:r>
      <w:r w:rsidR="00FC1A3F">
        <w:rPr>
          <w:rFonts w:ascii="Arial" w:hAnsi="Arial" w:cs="Arial"/>
        </w:rPr>
        <w:t xml:space="preserve"> by set the agent navigate from Station 9 to Station 7</w:t>
      </w:r>
      <w:r w:rsidR="009F27D5">
        <w:rPr>
          <w:rFonts w:ascii="Arial" w:hAnsi="Arial" w:cs="Arial"/>
        </w:rPr>
        <w:t xml:space="preserve"> (destination)</w:t>
      </w:r>
      <w:r w:rsidR="00FC1A3F">
        <w:rPr>
          <w:rFonts w:ascii="Arial" w:hAnsi="Arial" w:cs="Arial"/>
        </w:rPr>
        <w:t xml:space="preserve"> using the Q-matrix just updated.</w:t>
      </w:r>
      <w:r w:rsidR="00EE0335">
        <w:rPr>
          <w:rFonts w:ascii="Arial" w:hAnsi="Arial" w:cs="Arial"/>
        </w:rPr>
        <w:t xml:space="preserve"> The idea is that if the Q-matrix is completely updated, the agent should able to navigate with the optimal path.</w:t>
      </w:r>
      <w:r w:rsidR="00FC1A3F">
        <w:rPr>
          <w:rFonts w:ascii="Arial" w:hAnsi="Arial" w:cs="Arial"/>
        </w:rPr>
        <w:t xml:space="preserve"> The total number of steps, total reward, average reward per step, and </w:t>
      </w:r>
      <w:r w:rsidR="00C33905">
        <w:rPr>
          <w:rFonts w:ascii="Arial" w:hAnsi="Arial" w:cs="Arial"/>
        </w:rPr>
        <w:t>mean</w:t>
      </w:r>
      <w:r w:rsidR="00FC1A3F">
        <w:rPr>
          <w:rFonts w:ascii="Arial" w:hAnsi="Arial" w:cs="Arial"/>
        </w:rPr>
        <w:t xml:space="preserve"> of average reward per step in the last </w:t>
      </w:r>
      <m:oMath>
        <m:r>
          <w:rPr>
            <w:rFonts w:ascii="Cambria Math" w:hAnsi="Cambria Math" w:cs="Arial"/>
          </w:rPr>
          <m:t>n</m:t>
        </m:r>
      </m:oMath>
      <w:r w:rsidR="00FC1A3F">
        <w:rPr>
          <w:rFonts w:ascii="Arial" w:hAnsi="Arial" w:cs="Arial"/>
        </w:rPr>
        <w:t xml:space="preserve"> episodes</w:t>
      </w:r>
      <w:r w:rsidR="00EE0335">
        <w:rPr>
          <w:rFonts w:ascii="Arial" w:hAnsi="Arial" w:cs="Arial"/>
        </w:rPr>
        <w:t xml:space="preserve"> are recorded. Only the relevant measurement supporting the analysis are presented in the following sections. And all the Q-matrix in this report is normalised</w:t>
      </w:r>
      <w:r w:rsidR="00C33905">
        <w:rPr>
          <w:rFonts w:ascii="Arial" w:hAnsi="Arial" w:cs="Arial"/>
        </w:rPr>
        <w:t xml:space="preserve"> by dividing the largest value</w:t>
      </w:r>
      <w:r w:rsidR="004B5E90">
        <w:rPr>
          <w:rFonts w:ascii="Arial" w:hAnsi="Arial" w:cs="Arial"/>
        </w:rPr>
        <w:t xml:space="preserve"> </w:t>
      </w:r>
      <w:r w:rsidR="00EE0335">
        <w:rPr>
          <w:rFonts w:ascii="Arial" w:hAnsi="Arial" w:cs="Arial"/>
        </w:rPr>
        <w:t>(</w:t>
      </w:r>
      <m:oMath>
        <m:sSub>
          <m:sSubPr>
            <m:ctrlPr>
              <w:rPr>
                <w:rFonts w:ascii="Cambria Math" w:hAnsi="Cambria Math" w:cs="Arial"/>
                <w:i/>
              </w:rPr>
            </m:ctrlPr>
          </m:sSubPr>
          <m:e>
            <m:r>
              <w:rPr>
                <w:rFonts w:ascii="Cambria Math" w:hAnsi="Cambria Math" w:cs="Arial"/>
              </w:rPr>
              <m:t>Q</m:t>
            </m:r>
          </m:e>
          <m:sub>
            <m:r>
              <w:rPr>
                <w:rFonts w:ascii="Cambria Math" w:hAnsi="Cambria Math" w:cs="Arial"/>
              </w:rPr>
              <m:t>norm</m:t>
            </m:r>
          </m:sub>
        </m:sSub>
        <m:r>
          <w:rPr>
            <w:rFonts w:ascii="Cambria Math" w:hAnsi="Cambria Math" w:cs="Arial"/>
          </w:rPr>
          <m:t>=Q/</m:t>
        </m:r>
        <m:r>
          <m:rPr>
            <m:sty m:val="p"/>
          </m:rPr>
          <w:rPr>
            <w:rFonts w:ascii="Cambria Math" w:hAnsi="Cambria Math" w:cs="Arial"/>
          </w:rPr>
          <m:t>max⁡</m:t>
        </m:r>
        <m:r>
          <w:rPr>
            <w:rFonts w:ascii="Cambria Math" w:hAnsi="Cambria Math" w:cs="Arial"/>
          </w:rPr>
          <m:t>(Q)×100</m:t>
        </m:r>
      </m:oMath>
      <w:r w:rsidR="00EE0335">
        <w:rPr>
          <w:rFonts w:ascii="Arial" w:hAnsi="Arial" w:cs="Arial"/>
        </w:rPr>
        <w:t>) for comparability.</w:t>
      </w:r>
    </w:p>
    <w:p w14:paraId="164289E3" w14:textId="77777777" w:rsidR="00B64B91" w:rsidRDefault="00B64B91" w:rsidP="00FC1A3F">
      <w:pPr>
        <w:spacing w:after="60"/>
        <w:jc w:val="both"/>
        <w:rPr>
          <w:rFonts w:ascii="Arial" w:hAnsi="Arial" w:cs="Arial"/>
        </w:rPr>
      </w:pPr>
    </w:p>
    <w:tbl>
      <w:tblPr>
        <w:tblStyle w:val="TableGrid"/>
        <w:tblW w:w="0" w:type="auto"/>
        <w:jc w:val="center"/>
        <w:tblLook w:val="04A0" w:firstRow="1" w:lastRow="0" w:firstColumn="1" w:lastColumn="0" w:noHBand="0" w:noVBand="1"/>
      </w:tblPr>
      <w:tblGrid>
        <w:gridCol w:w="4508"/>
        <w:gridCol w:w="4508"/>
      </w:tblGrid>
      <w:tr w:rsidR="00C33905" w14:paraId="22E4F88A" w14:textId="77777777" w:rsidTr="00BD06FD">
        <w:trPr>
          <w:jc w:val="center"/>
        </w:trPr>
        <w:tc>
          <w:tcPr>
            <w:tcW w:w="4508" w:type="dxa"/>
          </w:tcPr>
          <w:p w14:paraId="5F56E9C5" w14:textId="2D8532DF" w:rsidR="00C33905" w:rsidRDefault="00C33905" w:rsidP="00FC1A3F">
            <w:pPr>
              <w:spacing w:after="60"/>
              <w:jc w:val="both"/>
              <w:rPr>
                <w:rFonts w:ascii="Arial" w:hAnsi="Arial" w:cs="Arial"/>
              </w:rPr>
            </w:pPr>
            <w:r>
              <w:rPr>
                <w:rFonts w:ascii="Arial" w:hAnsi="Arial" w:cs="Arial"/>
                <w:noProof/>
                <w:color w:val="000000"/>
              </w:rPr>
              <w:drawing>
                <wp:inline distT="0" distB="0" distL="0" distR="0" wp14:anchorId="18CD5BF0" wp14:editId="2B3F113E">
                  <wp:extent cx="2725420" cy="2016125"/>
                  <wp:effectExtent l="0" t="0" r="0" b="3175"/>
                  <wp:docPr id="8" name="Picture 8" descr="https://lh6.googleusercontent.com/_mLHzblZiUg7xT65-t9iFNPwYl9Lh9ZMvpjyIS56wIqTut-JvU-vcCC1ZLmf2inFXprAoSwGas1-yjmu0KMMQBi39blQEhl44RZg4p79lTX0ZyYeP7rChTg6ddJIRG3GnRJ2Rmh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_mLHzblZiUg7xT65-t9iFNPwYl9Lh9ZMvpjyIS56wIqTut-JvU-vcCC1ZLmf2inFXprAoSwGas1-yjmu0KMMQBi39blQEhl44RZg4p79lTX0ZyYeP7rChTg6ddJIRG3GnRJ2Rmh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25420" cy="2016125"/>
                          </a:xfrm>
                          <a:prstGeom prst="rect">
                            <a:avLst/>
                          </a:prstGeom>
                          <a:noFill/>
                          <a:ln>
                            <a:noFill/>
                          </a:ln>
                        </pic:spPr>
                      </pic:pic>
                    </a:graphicData>
                  </a:graphic>
                </wp:inline>
              </w:drawing>
            </w:r>
          </w:p>
        </w:tc>
        <w:tc>
          <w:tcPr>
            <w:tcW w:w="4508" w:type="dxa"/>
            <w:vAlign w:val="center"/>
          </w:tcPr>
          <w:p w14:paraId="245318A3" w14:textId="15B77BA8" w:rsidR="00C33905" w:rsidRDefault="00C33905" w:rsidP="00C33905">
            <w:pPr>
              <w:spacing w:after="60"/>
              <w:jc w:val="center"/>
              <w:rPr>
                <w:rFonts w:ascii="Arial" w:hAnsi="Arial" w:cs="Arial"/>
              </w:rPr>
            </w:pPr>
            <w:r>
              <w:rPr>
                <w:rFonts w:ascii="Arial" w:hAnsi="Arial" w:cs="Arial"/>
                <w:noProof/>
                <w:color w:val="000000"/>
              </w:rPr>
              <w:drawing>
                <wp:inline distT="0" distB="0" distL="0" distR="0" wp14:anchorId="79E2FE4F" wp14:editId="16D21D37">
                  <wp:extent cx="1758315" cy="1998980"/>
                  <wp:effectExtent l="0" t="0" r="0" b="1270"/>
                  <wp:docPr id="9" name="Picture 9" descr="https://lh4.googleusercontent.com/dDKAnz8yK1uiCUG3_k1L42-nrVT68vMEJp7lWCP2RejNhdLUKwtDCv15-Ijw0qxOZ0D1LWYLW7y7NIIoi2Isu3SyjJ0Y8ENobp9FVSchxIaNSzeGUkEcIeaVtwIlm01uqcbNPsg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dDKAnz8yK1uiCUG3_k1L42-nrVT68vMEJp7lWCP2RejNhdLUKwtDCv15-Ijw0qxOZ0D1LWYLW7y7NIIoi2Isu3SyjJ0Y8ENobp9FVSchxIaNSzeGUkEcIeaVtwIlm01uqcbNPsg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58315" cy="1998980"/>
                          </a:xfrm>
                          <a:prstGeom prst="rect">
                            <a:avLst/>
                          </a:prstGeom>
                          <a:noFill/>
                          <a:ln>
                            <a:noFill/>
                          </a:ln>
                        </pic:spPr>
                      </pic:pic>
                    </a:graphicData>
                  </a:graphic>
                </wp:inline>
              </w:drawing>
            </w:r>
          </w:p>
        </w:tc>
      </w:tr>
      <w:tr w:rsidR="00C33905" w14:paraId="2D83E53C" w14:textId="77777777" w:rsidTr="00BD06FD">
        <w:trPr>
          <w:jc w:val="center"/>
        </w:trPr>
        <w:tc>
          <w:tcPr>
            <w:tcW w:w="4508" w:type="dxa"/>
            <w:vAlign w:val="center"/>
          </w:tcPr>
          <w:p w14:paraId="451F7902" w14:textId="3753DCDD" w:rsidR="00C33905" w:rsidRDefault="00C33905" w:rsidP="00C33905">
            <w:pPr>
              <w:spacing w:after="60"/>
              <w:jc w:val="center"/>
              <w:rPr>
                <w:rFonts w:ascii="Arial" w:hAnsi="Arial" w:cs="Arial"/>
              </w:rPr>
            </w:pPr>
            <w:r w:rsidRPr="00C33905">
              <w:rPr>
                <w:rFonts w:ascii="Arial" w:hAnsi="Arial" w:cs="Arial"/>
                <w:sz w:val="16"/>
              </w:rPr>
              <w:t>Figure 3.</w:t>
            </w:r>
            <w:r>
              <w:rPr>
                <w:rFonts w:ascii="Arial" w:hAnsi="Arial" w:cs="Arial"/>
                <w:sz w:val="16"/>
              </w:rPr>
              <w:t xml:space="preserve"> Reward/Steps &amp; Steps in 1000 episodes</w:t>
            </w:r>
          </w:p>
        </w:tc>
        <w:tc>
          <w:tcPr>
            <w:tcW w:w="4508" w:type="dxa"/>
            <w:vAlign w:val="center"/>
          </w:tcPr>
          <w:p w14:paraId="63722860" w14:textId="0D81E0BB" w:rsidR="00C33905" w:rsidRDefault="00C33905" w:rsidP="00C33905">
            <w:pPr>
              <w:spacing w:after="60"/>
              <w:jc w:val="center"/>
              <w:rPr>
                <w:rFonts w:ascii="Arial" w:hAnsi="Arial" w:cs="Arial"/>
              </w:rPr>
            </w:pPr>
            <w:r w:rsidRPr="00C33905">
              <w:rPr>
                <w:rFonts w:ascii="Arial" w:hAnsi="Arial" w:cs="Arial"/>
                <w:sz w:val="16"/>
              </w:rPr>
              <w:t>Table 3.</w:t>
            </w:r>
            <w:r>
              <w:rPr>
                <w:rFonts w:ascii="Arial" w:hAnsi="Arial" w:cs="Arial"/>
                <w:sz w:val="16"/>
              </w:rPr>
              <w:t xml:space="preserve"> Statistics of Reward/Steps &amp; Steps</w:t>
            </w:r>
          </w:p>
        </w:tc>
      </w:tr>
    </w:tbl>
    <w:p w14:paraId="32E2214B" w14:textId="4A971F7A" w:rsidR="00C33905" w:rsidRDefault="00C33905" w:rsidP="00FC1A3F">
      <w:pPr>
        <w:spacing w:after="60"/>
        <w:jc w:val="both"/>
        <w:rPr>
          <w:rFonts w:ascii="Arial" w:hAnsi="Arial" w:cs="Arial"/>
        </w:rPr>
      </w:pPr>
    </w:p>
    <w:p w14:paraId="65481135" w14:textId="2DF5B70A" w:rsidR="004B5E90" w:rsidRDefault="00A00BAA" w:rsidP="00A63EBB">
      <w:pPr>
        <w:spacing w:after="60"/>
        <w:rPr>
          <w:rFonts w:ascii="Arial" w:hAnsi="Arial" w:cs="Arial"/>
        </w:rPr>
      </w:pPr>
      <w:r>
        <w:rPr>
          <w:rFonts w:ascii="Arial" w:hAnsi="Arial" w:cs="Arial"/>
        </w:rPr>
        <w:t>Figure 3 shows the performance evaluation in 1000 episodes together with descriptive statistics in Table 3. The convergence reached around 320</w:t>
      </w:r>
      <w:r w:rsidRPr="00A00BAA">
        <w:rPr>
          <w:rFonts w:ascii="Arial" w:hAnsi="Arial" w:cs="Arial"/>
          <w:vertAlign w:val="superscript"/>
        </w:rPr>
        <w:t>th</w:t>
      </w:r>
      <w:r>
        <w:rPr>
          <w:rFonts w:ascii="Arial" w:hAnsi="Arial" w:cs="Arial"/>
        </w:rPr>
        <w:t xml:space="preserve"> episode, taking 4 steps from Station 9 to 7. The reward/steps </w:t>
      </w:r>
      <w:proofErr w:type="gramStart"/>
      <w:r>
        <w:rPr>
          <w:rFonts w:ascii="Arial" w:hAnsi="Arial" w:cs="Arial"/>
        </w:rPr>
        <w:t>is</w:t>
      </w:r>
      <w:proofErr w:type="gramEnd"/>
      <w:r>
        <w:rPr>
          <w:rFonts w:ascii="Arial" w:hAnsi="Arial" w:cs="Arial"/>
        </w:rPr>
        <w:t xml:space="preserve"> around 60 </w:t>
      </w:r>
      <w:r w:rsidR="00DF7194">
        <w:rPr>
          <w:rFonts w:ascii="Arial" w:hAnsi="Arial" w:cs="Arial"/>
        </w:rPr>
        <w:t>at</w:t>
      </w:r>
      <w:r>
        <w:rPr>
          <w:rFonts w:ascii="Arial" w:hAnsi="Arial" w:cs="Arial"/>
        </w:rPr>
        <w:t xml:space="preserve"> convergence. The table below shows the Q-matrix by 1000 episodes and the </w:t>
      </w:r>
      <w:r w:rsidR="009F27D5">
        <w:rPr>
          <w:rFonts w:ascii="Arial" w:hAnsi="Arial" w:cs="Arial"/>
        </w:rPr>
        <w:t>optimal path from all stations to Station 7.</w:t>
      </w:r>
    </w:p>
    <w:p w14:paraId="467BC1F7" w14:textId="77777777" w:rsidR="00B64B91" w:rsidRDefault="00B64B91" w:rsidP="00A63EBB">
      <w:pPr>
        <w:spacing w:after="60"/>
        <w:rPr>
          <w:rFonts w:ascii="Arial" w:hAnsi="Arial" w:cs="Arial"/>
        </w:rPr>
      </w:pPr>
    </w:p>
    <w:tbl>
      <w:tblPr>
        <w:tblStyle w:val="TableGrid"/>
        <w:tblW w:w="0" w:type="auto"/>
        <w:jc w:val="center"/>
        <w:tblLook w:val="04A0" w:firstRow="1" w:lastRow="0" w:firstColumn="1" w:lastColumn="0" w:noHBand="0" w:noVBand="1"/>
      </w:tblPr>
      <w:tblGrid>
        <w:gridCol w:w="4508"/>
        <w:gridCol w:w="4508"/>
      </w:tblGrid>
      <w:tr w:rsidR="009F27D5" w14:paraId="3C649102" w14:textId="77777777" w:rsidTr="00BD06FD">
        <w:trPr>
          <w:jc w:val="center"/>
        </w:trPr>
        <w:tc>
          <w:tcPr>
            <w:tcW w:w="4508" w:type="dxa"/>
            <w:shd w:val="clear" w:color="auto" w:fill="F2F2F2" w:themeFill="background1" w:themeFillShade="F2"/>
            <w:vAlign w:val="center"/>
          </w:tcPr>
          <w:p w14:paraId="251BD072" w14:textId="775D046D" w:rsidR="009F27D5" w:rsidRPr="009F27D5" w:rsidRDefault="009F27D5" w:rsidP="009F27D5">
            <w:pPr>
              <w:spacing w:after="60"/>
              <w:jc w:val="center"/>
              <w:rPr>
                <w:rFonts w:ascii="Arial" w:hAnsi="Arial" w:cs="Arial"/>
                <w:b/>
              </w:rPr>
            </w:pPr>
            <w:r w:rsidRPr="009F27D5">
              <w:rPr>
                <w:rFonts w:ascii="Arial" w:hAnsi="Arial" w:cs="Arial"/>
                <w:b/>
              </w:rPr>
              <w:t>Optimal paths to Station 7</w:t>
            </w:r>
          </w:p>
        </w:tc>
        <w:tc>
          <w:tcPr>
            <w:tcW w:w="4508" w:type="dxa"/>
            <w:shd w:val="clear" w:color="auto" w:fill="F2F2F2" w:themeFill="background1" w:themeFillShade="F2"/>
            <w:vAlign w:val="center"/>
          </w:tcPr>
          <w:p w14:paraId="37185AEA" w14:textId="6C8FE12B" w:rsidR="009F27D5" w:rsidRPr="009F27D5" w:rsidRDefault="009F27D5" w:rsidP="009F27D5">
            <w:pPr>
              <w:spacing w:after="60"/>
              <w:jc w:val="center"/>
              <w:rPr>
                <w:rFonts w:ascii="Arial" w:hAnsi="Arial" w:cs="Arial"/>
                <w:b/>
              </w:rPr>
            </w:pPr>
            <w:r>
              <w:rPr>
                <w:rFonts w:ascii="Arial" w:hAnsi="Arial" w:cs="Arial"/>
                <w:b/>
              </w:rPr>
              <w:t xml:space="preserve">Normalised </w:t>
            </w:r>
            <w:r w:rsidRPr="009F27D5">
              <w:rPr>
                <w:rFonts w:ascii="Arial" w:hAnsi="Arial" w:cs="Arial"/>
                <w:b/>
              </w:rPr>
              <w:t>Q-matrix by 1000 episodes</w:t>
            </w:r>
          </w:p>
        </w:tc>
      </w:tr>
      <w:tr w:rsidR="009F27D5" w14:paraId="086F53E1" w14:textId="77777777" w:rsidTr="00BD06FD">
        <w:trPr>
          <w:jc w:val="center"/>
        </w:trPr>
        <w:tc>
          <w:tcPr>
            <w:tcW w:w="4508" w:type="dxa"/>
          </w:tcPr>
          <w:p w14:paraId="39E0AE7B" w14:textId="2F20EC55" w:rsidR="009F27D5" w:rsidRPr="009F27D5" w:rsidRDefault="009F27D5" w:rsidP="009F27D5">
            <w:pPr>
              <w:spacing w:after="60"/>
              <w:rPr>
                <w:rFonts w:ascii="Arial" w:hAnsi="Arial" w:cs="Arial"/>
                <w:sz w:val="20"/>
              </w:rPr>
            </w:pPr>
            <w:r w:rsidRPr="009F27D5">
              <w:rPr>
                <w:rFonts w:ascii="Arial" w:hAnsi="Arial" w:cs="Arial"/>
                <w:sz w:val="20"/>
              </w:rPr>
              <w:t xml:space="preserve">  1 to 7 (steps: 4): 1</w:t>
            </w:r>
            <w:r>
              <w:rPr>
                <w:rFonts w:ascii="Arial" w:hAnsi="Arial" w:cs="Arial"/>
                <w:sz w:val="20"/>
              </w:rPr>
              <w:t>→</w:t>
            </w:r>
            <w:r w:rsidRPr="009F27D5">
              <w:rPr>
                <w:rFonts w:ascii="Arial" w:hAnsi="Arial" w:cs="Arial"/>
                <w:sz w:val="20"/>
              </w:rPr>
              <w:t>5</w:t>
            </w:r>
            <w:r>
              <w:rPr>
                <w:rFonts w:ascii="Arial" w:hAnsi="Arial" w:cs="Arial"/>
                <w:sz w:val="20"/>
              </w:rPr>
              <w:t>→</w:t>
            </w:r>
            <w:r w:rsidRPr="009F27D5">
              <w:rPr>
                <w:rFonts w:ascii="Arial" w:hAnsi="Arial" w:cs="Arial"/>
                <w:sz w:val="20"/>
              </w:rPr>
              <w:t>6</w:t>
            </w:r>
            <w:r>
              <w:rPr>
                <w:rFonts w:ascii="Arial" w:hAnsi="Arial" w:cs="Arial"/>
                <w:sz w:val="20"/>
              </w:rPr>
              <w:t>→</w:t>
            </w:r>
            <w:r w:rsidRPr="009F27D5">
              <w:rPr>
                <w:rFonts w:ascii="Arial" w:hAnsi="Arial" w:cs="Arial"/>
                <w:sz w:val="20"/>
              </w:rPr>
              <w:t xml:space="preserve">7 </w:t>
            </w:r>
          </w:p>
          <w:p w14:paraId="7B928650" w14:textId="20912841" w:rsidR="009F27D5" w:rsidRPr="009F27D5" w:rsidRDefault="009F27D5" w:rsidP="009F27D5">
            <w:pPr>
              <w:spacing w:after="60"/>
              <w:rPr>
                <w:rFonts w:ascii="Arial" w:hAnsi="Arial" w:cs="Arial"/>
                <w:sz w:val="20"/>
              </w:rPr>
            </w:pPr>
            <w:r w:rsidRPr="009F27D5">
              <w:rPr>
                <w:rFonts w:ascii="Arial" w:hAnsi="Arial" w:cs="Arial"/>
                <w:sz w:val="20"/>
              </w:rPr>
              <w:t xml:space="preserve">  2 to 7 (steps: 3): 2</w:t>
            </w:r>
            <w:r>
              <w:rPr>
                <w:rFonts w:ascii="Arial" w:hAnsi="Arial" w:cs="Arial"/>
                <w:sz w:val="20"/>
              </w:rPr>
              <w:t>→</w:t>
            </w:r>
            <w:r w:rsidRPr="009F27D5">
              <w:rPr>
                <w:rFonts w:ascii="Arial" w:hAnsi="Arial" w:cs="Arial"/>
                <w:sz w:val="20"/>
              </w:rPr>
              <w:t>6</w:t>
            </w:r>
            <w:r>
              <w:rPr>
                <w:rFonts w:ascii="Arial" w:hAnsi="Arial" w:cs="Arial"/>
                <w:sz w:val="20"/>
              </w:rPr>
              <w:t>→</w:t>
            </w:r>
            <w:r w:rsidRPr="009F27D5">
              <w:rPr>
                <w:rFonts w:ascii="Arial" w:hAnsi="Arial" w:cs="Arial"/>
                <w:sz w:val="20"/>
              </w:rPr>
              <w:t>7</w:t>
            </w:r>
          </w:p>
          <w:p w14:paraId="3F379EE7" w14:textId="7BC20719" w:rsidR="009F27D5" w:rsidRPr="009F27D5" w:rsidRDefault="009F27D5" w:rsidP="009F27D5">
            <w:pPr>
              <w:spacing w:after="60"/>
              <w:rPr>
                <w:rFonts w:ascii="Arial" w:hAnsi="Arial" w:cs="Arial"/>
                <w:sz w:val="20"/>
              </w:rPr>
            </w:pPr>
            <w:r w:rsidRPr="009F27D5">
              <w:rPr>
                <w:rFonts w:ascii="Arial" w:hAnsi="Arial" w:cs="Arial"/>
                <w:sz w:val="20"/>
              </w:rPr>
              <w:t xml:space="preserve">  3 to 7 (steps: 2): 3</w:t>
            </w:r>
            <w:r>
              <w:rPr>
                <w:rFonts w:ascii="Arial" w:hAnsi="Arial" w:cs="Arial"/>
                <w:sz w:val="20"/>
              </w:rPr>
              <w:t>→</w:t>
            </w:r>
            <w:r w:rsidRPr="009F27D5">
              <w:rPr>
                <w:rFonts w:ascii="Arial" w:hAnsi="Arial" w:cs="Arial"/>
                <w:sz w:val="20"/>
              </w:rPr>
              <w:t>7</w:t>
            </w:r>
          </w:p>
          <w:p w14:paraId="53D7D6DD" w14:textId="5D9740D8" w:rsidR="009F27D5" w:rsidRPr="009F27D5" w:rsidRDefault="009F27D5" w:rsidP="009F27D5">
            <w:pPr>
              <w:spacing w:after="60"/>
              <w:rPr>
                <w:rFonts w:ascii="Arial" w:hAnsi="Arial" w:cs="Arial"/>
                <w:sz w:val="20"/>
              </w:rPr>
            </w:pPr>
            <w:r w:rsidRPr="009F27D5">
              <w:rPr>
                <w:rFonts w:ascii="Arial" w:hAnsi="Arial" w:cs="Arial"/>
                <w:sz w:val="20"/>
              </w:rPr>
              <w:t xml:space="preserve">  4 to 7 (steps: 2): 4</w:t>
            </w:r>
            <w:r>
              <w:rPr>
                <w:rFonts w:ascii="Arial" w:hAnsi="Arial" w:cs="Arial"/>
                <w:sz w:val="20"/>
              </w:rPr>
              <w:t>→</w:t>
            </w:r>
            <w:r w:rsidRPr="009F27D5">
              <w:rPr>
                <w:rFonts w:ascii="Arial" w:hAnsi="Arial" w:cs="Arial"/>
                <w:sz w:val="20"/>
              </w:rPr>
              <w:t>7</w:t>
            </w:r>
          </w:p>
          <w:p w14:paraId="1A5AB90D" w14:textId="164786D7" w:rsidR="009F27D5" w:rsidRPr="009F27D5" w:rsidRDefault="009F27D5" w:rsidP="009F27D5">
            <w:pPr>
              <w:spacing w:after="60"/>
              <w:rPr>
                <w:rFonts w:ascii="Arial" w:hAnsi="Arial" w:cs="Arial"/>
                <w:sz w:val="20"/>
              </w:rPr>
            </w:pPr>
            <w:r w:rsidRPr="009F27D5">
              <w:rPr>
                <w:rFonts w:ascii="Arial" w:hAnsi="Arial" w:cs="Arial"/>
                <w:sz w:val="20"/>
              </w:rPr>
              <w:t xml:space="preserve">  5 to 7 (steps: 3): 5</w:t>
            </w:r>
            <w:r>
              <w:rPr>
                <w:rFonts w:ascii="Arial" w:hAnsi="Arial" w:cs="Arial"/>
                <w:sz w:val="20"/>
              </w:rPr>
              <w:t>→</w:t>
            </w:r>
            <w:r w:rsidRPr="009F27D5">
              <w:rPr>
                <w:rFonts w:ascii="Arial" w:hAnsi="Arial" w:cs="Arial"/>
                <w:sz w:val="20"/>
              </w:rPr>
              <w:t>6</w:t>
            </w:r>
            <w:r>
              <w:rPr>
                <w:rFonts w:ascii="Arial" w:hAnsi="Arial" w:cs="Arial"/>
                <w:sz w:val="20"/>
              </w:rPr>
              <w:t>→</w:t>
            </w:r>
            <w:r w:rsidRPr="009F27D5">
              <w:rPr>
                <w:rFonts w:ascii="Arial" w:hAnsi="Arial" w:cs="Arial"/>
                <w:sz w:val="20"/>
              </w:rPr>
              <w:t>7</w:t>
            </w:r>
          </w:p>
          <w:p w14:paraId="2579D641" w14:textId="510CA75E" w:rsidR="009F27D5" w:rsidRPr="009F27D5" w:rsidRDefault="009F27D5" w:rsidP="009F27D5">
            <w:pPr>
              <w:spacing w:after="60"/>
              <w:rPr>
                <w:rFonts w:ascii="Arial" w:hAnsi="Arial" w:cs="Arial"/>
                <w:sz w:val="20"/>
              </w:rPr>
            </w:pPr>
            <w:r w:rsidRPr="009F27D5">
              <w:rPr>
                <w:rFonts w:ascii="Arial" w:hAnsi="Arial" w:cs="Arial"/>
                <w:sz w:val="20"/>
              </w:rPr>
              <w:t xml:space="preserve">  6 to 7 (steps: 2): 6</w:t>
            </w:r>
            <w:r>
              <w:rPr>
                <w:rFonts w:ascii="Arial" w:hAnsi="Arial" w:cs="Arial"/>
                <w:sz w:val="20"/>
              </w:rPr>
              <w:t>→</w:t>
            </w:r>
            <w:r w:rsidRPr="009F27D5">
              <w:rPr>
                <w:rFonts w:ascii="Arial" w:hAnsi="Arial" w:cs="Arial"/>
                <w:sz w:val="20"/>
              </w:rPr>
              <w:t>7</w:t>
            </w:r>
          </w:p>
          <w:p w14:paraId="4E1D4DBC" w14:textId="341148E5" w:rsidR="009F27D5" w:rsidRPr="009F27D5" w:rsidRDefault="009F27D5" w:rsidP="009F27D5">
            <w:pPr>
              <w:spacing w:after="60"/>
              <w:rPr>
                <w:rFonts w:ascii="Arial" w:hAnsi="Arial" w:cs="Arial"/>
                <w:sz w:val="20"/>
              </w:rPr>
            </w:pPr>
            <w:r w:rsidRPr="009F27D5">
              <w:rPr>
                <w:rFonts w:ascii="Arial" w:hAnsi="Arial" w:cs="Arial"/>
                <w:sz w:val="20"/>
              </w:rPr>
              <w:t xml:space="preserve">  7 to 7 (steps: 1): 7</w:t>
            </w:r>
            <w:r>
              <w:rPr>
                <w:rFonts w:ascii="Arial" w:hAnsi="Arial" w:cs="Arial"/>
                <w:sz w:val="20"/>
              </w:rPr>
              <w:t>→</w:t>
            </w:r>
            <w:r w:rsidRPr="009F27D5">
              <w:rPr>
                <w:rFonts w:ascii="Arial" w:hAnsi="Arial" w:cs="Arial"/>
                <w:sz w:val="20"/>
              </w:rPr>
              <w:t xml:space="preserve">7 </w:t>
            </w:r>
          </w:p>
          <w:p w14:paraId="553C0222" w14:textId="1626501C" w:rsidR="009F27D5" w:rsidRPr="009F27D5" w:rsidRDefault="009F27D5" w:rsidP="009F27D5">
            <w:pPr>
              <w:spacing w:after="60"/>
              <w:rPr>
                <w:rFonts w:ascii="Arial" w:hAnsi="Arial" w:cs="Arial"/>
                <w:sz w:val="20"/>
              </w:rPr>
            </w:pPr>
            <w:r w:rsidRPr="009F27D5">
              <w:rPr>
                <w:rFonts w:ascii="Arial" w:hAnsi="Arial" w:cs="Arial"/>
                <w:sz w:val="20"/>
              </w:rPr>
              <w:t xml:space="preserve">  8 to 7 (steps: 2): 8</w:t>
            </w:r>
            <w:r>
              <w:rPr>
                <w:rFonts w:ascii="Arial" w:hAnsi="Arial" w:cs="Arial"/>
                <w:sz w:val="20"/>
              </w:rPr>
              <w:t>→</w:t>
            </w:r>
            <w:r w:rsidRPr="009F27D5">
              <w:rPr>
                <w:rFonts w:ascii="Arial" w:hAnsi="Arial" w:cs="Arial"/>
                <w:sz w:val="20"/>
              </w:rPr>
              <w:t>7</w:t>
            </w:r>
          </w:p>
          <w:p w14:paraId="7A2AAE36" w14:textId="04C2E2DA" w:rsidR="009F27D5" w:rsidRPr="009F27D5" w:rsidRDefault="009F27D5" w:rsidP="009F27D5">
            <w:pPr>
              <w:spacing w:after="60"/>
              <w:rPr>
                <w:rFonts w:ascii="Arial" w:hAnsi="Arial" w:cs="Arial"/>
                <w:sz w:val="20"/>
              </w:rPr>
            </w:pPr>
            <w:r w:rsidRPr="009F27D5">
              <w:rPr>
                <w:rFonts w:ascii="Arial" w:hAnsi="Arial" w:cs="Arial"/>
                <w:sz w:val="20"/>
              </w:rPr>
              <w:t xml:space="preserve">  9 to 7 (steps: 4): 9</w:t>
            </w:r>
            <w:r>
              <w:rPr>
                <w:rFonts w:ascii="Arial" w:hAnsi="Arial" w:cs="Arial"/>
                <w:sz w:val="20"/>
              </w:rPr>
              <w:t>→</w:t>
            </w:r>
            <w:r w:rsidRPr="009F27D5">
              <w:rPr>
                <w:rFonts w:ascii="Arial" w:hAnsi="Arial" w:cs="Arial"/>
                <w:sz w:val="20"/>
              </w:rPr>
              <w:t>5</w:t>
            </w:r>
            <w:r>
              <w:rPr>
                <w:rFonts w:ascii="Arial" w:hAnsi="Arial" w:cs="Arial"/>
                <w:sz w:val="20"/>
              </w:rPr>
              <w:t>→</w:t>
            </w:r>
            <w:r w:rsidRPr="009F27D5">
              <w:rPr>
                <w:rFonts w:ascii="Arial" w:hAnsi="Arial" w:cs="Arial"/>
                <w:sz w:val="20"/>
              </w:rPr>
              <w:t>6</w:t>
            </w:r>
            <w:r>
              <w:rPr>
                <w:rFonts w:ascii="Arial" w:hAnsi="Arial" w:cs="Arial"/>
                <w:sz w:val="20"/>
              </w:rPr>
              <w:t>→</w:t>
            </w:r>
            <w:r w:rsidRPr="009F27D5">
              <w:rPr>
                <w:rFonts w:ascii="Arial" w:hAnsi="Arial" w:cs="Arial"/>
                <w:sz w:val="20"/>
              </w:rPr>
              <w:t>7</w:t>
            </w:r>
          </w:p>
          <w:p w14:paraId="526A41FB" w14:textId="3C065E01" w:rsidR="009F27D5" w:rsidRPr="009F27D5" w:rsidRDefault="009F27D5" w:rsidP="009F27D5">
            <w:pPr>
              <w:spacing w:after="60"/>
              <w:rPr>
                <w:rFonts w:ascii="Arial" w:hAnsi="Arial" w:cs="Arial"/>
                <w:sz w:val="20"/>
              </w:rPr>
            </w:pPr>
            <w:r w:rsidRPr="009F27D5">
              <w:rPr>
                <w:rFonts w:ascii="Arial" w:hAnsi="Arial" w:cs="Arial"/>
                <w:sz w:val="20"/>
              </w:rPr>
              <w:t>10 to 7 (steps: 4): 10</w:t>
            </w:r>
            <w:r>
              <w:rPr>
                <w:rFonts w:ascii="Arial" w:hAnsi="Arial" w:cs="Arial"/>
                <w:sz w:val="20"/>
              </w:rPr>
              <w:t>→</w:t>
            </w:r>
            <w:r w:rsidRPr="009F27D5">
              <w:rPr>
                <w:rFonts w:ascii="Arial" w:hAnsi="Arial" w:cs="Arial"/>
                <w:sz w:val="20"/>
              </w:rPr>
              <w:t>11</w:t>
            </w:r>
            <w:r>
              <w:rPr>
                <w:rFonts w:ascii="Arial" w:hAnsi="Arial" w:cs="Arial"/>
                <w:sz w:val="20"/>
              </w:rPr>
              <w:t>→</w:t>
            </w:r>
            <w:r w:rsidRPr="009F27D5">
              <w:rPr>
                <w:rFonts w:ascii="Arial" w:hAnsi="Arial" w:cs="Arial"/>
                <w:sz w:val="20"/>
              </w:rPr>
              <w:t>8</w:t>
            </w:r>
            <w:r>
              <w:rPr>
                <w:rFonts w:ascii="Arial" w:hAnsi="Arial" w:cs="Arial"/>
                <w:sz w:val="20"/>
              </w:rPr>
              <w:t>→</w:t>
            </w:r>
            <w:r w:rsidRPr="009F27D5">
              <w:rPr>
                <w:rFonts w:ascii="Arial" w:hAnsi="Arial" w:cs="Arial"/>
                <w:sz w:val="20"/>
              </w:rPr>
              <w:t>7</w:t>
            </w:r>
          </w:p>
          <w:p w14:paraId="791BD6EF" w14:textId="51DA7A15" w:rsidR="009F27D5" w:rsidRDefault="009F27D5" w:rsidP="009F27D5">
            <w:pPr>
              <w:spacing w:after="60"/>
              <w:rPr>
                <w:rFonts w:ascii="Arial" w:hAnsi="Arial" w:cs="Arial"/>
              </w:rPr>
            </w:pPr>
            <w:r w:rsidRPr="009F27D5">
              <w:rPr>
                <w:rFonts w:ascii="Arial" w:hAnsi="Arial" w:cs="Arial"/>
                <w:sz w:val="20"/>
              </w:rPr>
              <w:t>11 to 7 (steps: 3): 11</w:t>
            </w:r>
            <w:r>
              <w:rPr>
                <w:rFonts w:ascii="Arial" w:hAnsi="Arial" w:cs="Arial"/>
                <w:sz w:val="20"/>
              </w:rPr>
              <w:t>→</w:t>
            </w:r>
            <w:r w:rsidRPr="009F27D5">
              <w:rPr>
                <w:rFonts w:ascii="Arial" w:hAnsi="Arial" w:cs="Arial"/>
                <w:sz w:val="20"/>
              </w:rPr>
              <w:t>8</w:t>
            </w:r>
            <w:r>
              <w:rPr>
                <w:rFonts w:ascii="Arial" w:hAnsi="Arial" w:cs="Arial"/>
                <w:sz w:val="20"/>
              </w:rPr>
              <w:t>→</w:t>
            </w:r>
            <w:r w:rsidRPr="009F27D5">
              <w:rPr>
                <w:rFonts w:ascii="Arial" w:hAnsi="Arial" w:cs="Arial"/>
                <w:sz w:val="20"/>
              </w:rPr>
              <w:t>7</w:t>
            </w:r>
          </w:p>
        </w:tc>
        <w:tc>
          <w:tcPr>
            <w:tcW w:w="4508" w:type="dxa"/>
          </w:tcPr>
          <w:p w14:paraId="3C118D87" w14:textId="2A212F81" w:rsidR="009F27D5" w:rsidRDefault="009F27D5" w:rsidP="00A63EBB">
            <w:pPr>
              <w:spacing w:after="60"/>
              <w:rPr>
                <w:rFonts w:ascii="Arial" w:hAnsi="Arial" w:cs="Arial"/>
              </w:rPr>
            </w:pPr>
            <w:r>
              <w:rPr>
                <w:rFonts w:ascii="Arial" w:hAnsi="Arial" w:cs="Arial"/>
                <w:noProof/>
                <w:color w:val="000000"/>
              </w:rPr>
              <w:drawing>
                <wp:inline distT="0" distB="0" distL="0" distR="0" wp14:anchorId="74D6AAD0" wp14:editId="7A29A162">
                  <wp:extent cx="2725420" cy="2057400"/>
                  <wp:effectExtent l="0" t="0" r="0" b="0"/>
                  <wp:docPr id="10" name="Picture 10" descr="https://lh4.googleusercontent.com/GdP0c_HsnxxJUK7ju1ruQ6XCLH5v-BakMsfhsTn8g3ppWkVVyvGZ_bpy673AuUUApMgACCAvAbwV4Ttu80y0JSCJSpceXCCSQE5SRTuXKxTjsVSgHRtr4J6c4rc2HMSVMqOiUM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GdP0c_HsnxxJUK7ju1ruQ6XCLH5v-BakMsfhsTn8g3ppWkVVyvGZ_bpy673AuUUApMgACCAvAbwV4Ttu80y0JSCJSpceXCCSQE5SRTuXKxTjsVSgHRtr4J6c4rc2HMSVMqOiUMt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25420" cy="2057400"/>
                          </a:xfrm>
                          <a:prstGeom prst="rect">
                            <a:avLst/>
                          </a:prstGeom>
                          <a:noFill/>
                          <a:ln>
                            <a:noFill/>
                          </a:ln>
                        </pic:spPr>
                      </pic:pic>
                    </a:graphicData>
                  </a:graphic>
                </wp:inline>
              </w:drawing>
            </w:r>
          </w:p>
        </w:tc>
      </w:tr>
      <w:tr w:rsidR="009F27D5" w14:paraId="4651613C" w14:textId="77777777" w:rsidTr="00BD06FD">
        <w:trPr>
          <w:jc w:val="center"/>
        </w:trPr>
        <w:tc>
          <w:tcPr>
            <w:tcW w:w="9016" w:type="dxa"/>
            <w:gridSpan w:val="2"/>
            <w:vAlign w:val="center"/>
          </w:tcPr>
          <w:p w14:paraId="1D57A493" w14:textId="1C57D247" w:rsidR="009F27D5" w:rsidRPr="009F27D5" w:rsidRDefault="009F27D5" w:rsidP="009F27D5">
            <w:pPr>
              <w:spacing w:after="60"/>
              <w:jc w:val="center"/>
              <w:rPr>
                <w:rFonts w:ascii="Arial" w:hAnsi="Arial" w:cs="Arial"/>
                <w:sz w:val="16"/>
                <w:szCs w:val="16"/>
              </w:rPr>
            </w:pPr>
            <w:r>
              <w:rPr>
                <w:rFonts w:ascii="Arial" w:hAnsi="Arial" w:cs="Arial"/>
                <w:sz w:val="16"/>
                <w:szCs w:val="16"/>
              </w:rPr>
              <w:t>Table 4. Normalised Q-matrix by 1000 episodes &amp; optimal paths to destination</w:t>
            </w:r>
          </w:p>
        </w:tc>
      </w:tr>
    </w:tbl>
    <w:p w14:paraId="0FC1DC19" w14:textId="77777777" w:rsidR="009F27D5" w:rsidRPr="007637BC" w:rsidRDefault="009F27D5" w:rsidP="00A63EBB">
      <w:pPr>
        <w:spacing w:after="60"/>
        <w:rPr>
          <w:rFonts w:ascii="Arial" w:hAnsi="Arial" w:cs="Arial"/>
        </w:rPr>
      </w:pPr>
    </w:p>
    <w:p w14:paraId="64FA19EE" w14:textId="4A492F35" w:rsidR="00A63EBB" w:rsidRPr="007637BC" w:rsidRDefault="009F27D5" w:rsidP="009F27D5">
      <w:pPr>
        <w:pStyle w:val="Heading1"/>
        <w:numPr>
          <w:ilvl w:val="0"/>
          <w:numId w:val="1"/>
        </w:numPr>
        <w:ind w:left="284" w:hanging="284"/>
      </w:pPr>
      <w:r>
        <w:lastRenderedPageBreak/>
        <w:t>Advanced</w:t>
      </w:r>
    </w:p>
    <w:p w14:paraId="4897F1CB" w14:textId="0BEEAE09" w:rsidR="00A63EBB" w:rsidRDefault="00F54FB5" w:rsidP="00F54FB5">
      <w:pPr>
        <w:pStyle w:val="Heading2"/>
        <w:numPr>
          <w:ilvl w:val="1"/>
          <w:numId w:val="1"/>
        </w:numPr>
        <w:ind w:left="426" w:hanging="426"/>
        <w:rPr>
          <w:rFonts w:cs="Arial"/>
        </w:rPr>
      </w:pPr>
      <w:r>
        <w:rPr>
          <w:rFonts w:cs="Arial"/>
        </w:rPr>
        <w:t>Search of Learning Rate</w:t>
      </w:r>
    </w:p>
    <w:p w14:paraId="01FC41ED" w14:textId="0AEE4F5C" w:rsidR="00F54FB5" w:rsidRDefault="00F54FB5" w:rsidP="00F54FB5">
      <w:pPr>
        <w:spacing w:after="60"/>
        <w:jc w:val="both"/>
        <w:rPr>
          <w:rFonts w:ascii="Arial" w:hAnsi="Arial" w:cs="Arial"/>
        </w:rPr>
      </w:pPr>
      <w:r>
        <w:rPr>
          <w:rFonts w:ascii="Arial" w:hAnsi="Arial" w:cs="Arial"/>
        </w:rPr>
        <w:t xml:space="preserve">To understand the impact of the learning rate, a wide range of values are explored: </w:t>
      </w:r>
      <w:r w:rsidRPr="00F54FB5">
        <w:rPr>
          <w:rFonts w:ascii="Arial" w:hAnsi="Arial" w:cs="Arial"/>
        </w:rPr>
        <w:t>0.01, 0.1, 0.5, 0.9, 1</w:t>
      </w:r>
      <w:r>
        <w:rPr>
          <w:rFonts w:ascii="Arial" w:hAnsi="Arial" w:cs="Arial"/>
        </w:rPr>
        <w:t xml:space="preserve">. </w:t>
      </w:r>
      <w:r w:rsidR="00184283">
        <w:rPr>
          <w:rFonts w:ascii="Arial" w:hAnsi="Arial" w:cs="Arial"/>
        </w:rPr>
        <w:t>A</w:t>
      </w:r>
      <w:r w:rsidR="00662407">
        <w:rPr>
          <w:rFonts w:ascii="Arial" w:hAnsi="Arial" w:cs="Arial"/>
        </w:rPr>
        <w:t xml:space="preserve"> </w:t>
      </w:r>
      <w:r>
        <w:rPr>
          <w:rFonts w:ascii="Arial" w:hAnsi="Arial" w:cs="Arial"/>
        </w:rPr>
        <w:t>large learning rate leads</w:t>
      </w:r>
      <w:r w:rsidR="00662407">
        <w:rPr>
          <w:rFonts w:ascii="Arial" w:hAnsi="Arial" w:cs="Arial"/>
        </w:rPr>
        <w:t xml:space="preserve"> to</w:t>
      </w:r>
      <w:r>
        <w:rPr>
          <w:rFonts w:ascii="Arial" w:hAnsi="Arial" w:cs="Arial"/>
        </w:rPr>
        <w:t xml:space="preserve"> faster convergence</w:t>
      </w:r>
      <w:r w:rsidR="005E0B7A">
        <w:rPr>
          <w:rFonts w:ascii="Arial" w:hAnsi="Arial" w:cs="Arial"/>
        </w:rPr>
        <w:t xml:space="preserve"> since Q value </w:t>
      </w:r>
      <w:r w:rsidR="00184283">
        <w:rPr>
          <w:rFonts w:ascii="Arial" w:hAnsi="Arial" w:cs="Arial"/>
        </w:rPr>
        <w:t xml:space="preserve">moves </w:t>
      </w:r>
      <w:r w:rsidR="005E0B7A">
        <w:rPr>
          <w:rFonts w:ascii="Arial" w:hAnsi="Arial" w:cs="Arial"/>
        </w:rPr>
        <w:t>faster towards the maximum value</w:t>
      </w:r>
      <w:r>
        <w:rPr>
          <w:rFonts w:ascii="Arial" w:hAnsi="Arial" w:cs="Arial"/>
        </w:rPr>
        <w:t>. However, too large learning rate without exploration may lead to a suboptimal policy</w:t>
      </w:r>
      <w:r w:rsidR="00184283">
        <w:rPr>
          <w:rFonts w:ascii="Arial" w:hAnsi="Arial" w:cs="Arial"/>
        </w:rPr>
        <w:t xml:space="preserve"> (i.e. always greedy without exploration)</w:t>
      </w:r>
      <w:r>
        <w:rPr>
          <w:rFonts w:ascii="Arial" w:hAnsi="Arial" w:cs="Arial"/>
        </w:rPr>
        <w:t xml:space="preserve"> </w:t>
      </w:r>
      <w:r w:rsidR="005E0B7A">
        <w:rPr>
          <w:rFonts w:ascii="Arial" w:hAnsi="Arial" w:cs="Arial"/>
        </w:rPr>
        <w:t>[1,2]</w:t>
      </w:r>
      <w:r>
        <w:rPr>
          <w:rFonts w:ascii="Arial" w:hAnsi="Arial" w:cs="Arial"/>
        </w:rPr>
        <w:t>. Thus we expect a faster convergence when the learning rate is large.</w:t>
      </w:r>
      <w:r w:rsidR="00E26A0A">
        <w:rPr>
          <w:rFonts w:ascii="Arial" w:hAnsi="Arial" w:cs="Arial"/>
        </w:rPr>
        <w:t xml:space="preserve"> </w:t>
      </w:r>
      <w:r w:rsidR="00E26A0A">
        <w:rPr>
          <w:rFonts w:ascii="Arial" w:hAnsi="Arial" w:cs="Arial"/>
          <w:i/>
          <w:color w:val="808080" w:themeColor="background1" w:themeShade="80"/>
        </w:rPr>
        <w:t>[H</w:t>
      </w:r>
      <w:r w:rsidR="00E26A0A" w:rsidRPr="00E26A0A">
        <w:rPr>
          <w:rFonts w:ascii="Arial" w:hAnsi="Arial" w:cs="Arial"/>
          <w:i/>
          <w:color w:val="808080" w:themeColor="background1" w:themeShade="80"/>
        </w:rPr>
        <w:t>ypothesis 1: larger learning rate leads to faster convergence</w:t>
      </w:r>
      <w:r w:rsidR="00E26A0A">
        <w:rPr>
          <w:rFonts w:ascii="Arial" w:hAnsi="Arial" w:cs="Arial"/>
          <w:i/>
          <w:color w:val="808080" w:themeColor="background1" w:themeShade="80"/>
        </w:rPr>
        <w:t>]</w:t>
      </w:r>
    </w:p>
    <w:p w14:paraId="0CC5CCC1" w14:textId="77777777" w:rsidR="00E26A0A" w:rsidRDefault="00E26A0A" w:rsidP="00F54FB5">
      <w:pPr>
        <w:spacing w:after="60"/>
        <w:jc w:val="both"/>
        <w:rPr>
          <w:rFonts w:ascii="Arial" w:hAnsi="Arial" w:cs="Arial"/>
        </w:rPr>
      </w:pPr>
    </w:p>
    <w:tbl>
      <w:tblPr>
        <w:tblStyle w:val="TableGrid"/>
        <w:tblW w:w="0" w:type="auto"/>
        <w:jc w:val="center"/>
        <w:tblLook w:val="04A0" w:firstRow="1" w:lastRow="0" w:firstColumn="1" w:lastColumn="0" w:noHBand="0" w:noVBand="1"/>
      </w:tblPr>
      <w:tblGrid>
        <w:gridCol w:w="4508"/>
        <w:gridCol w:w="4508"/>
      </w:tblGrid>
      <w:tr w:rsidR="00F54FB5" w14:paraId="0E7D2680" w14:textId="77777777" w:rsidTr="00835B65">
        <w:trPr>
          <w:jc w:val="center"/>
        </w:trPr>
        <w:tc>
          <w:tcPr>
            <w:tcW w:w="4508" w:type="dxa"/>
          </w:tcPr>
          <w:p w14:paraId="77E5BF83" w14:textId="06B53E4A" w:rsidR="00F54FB5" w:rsidRDefault="00F54FB5" w:rsidP="00A63EBB">
            <w:pPr>
              <w:spacing w:after="60"/>
              <w:rPr>
                <w:rFonts w:ascii="Arial" w:hAnsi="Arial" w:cs="Arial"/>
              </w:rPr>
            </w:pPr>
            <w:r>
              <w:rPr>
                <w:rFonts w:ascii="Arial" w:hAnsi="Arial" w:cs="Arial"/>
                <w:noProof/>
                <w:color w:val="000000"/>
              </w:rPr>
              <w:drawing>
                <wp:inline distT="0" distB="0" distL="0" distR="0" wp14:anchorId="1505BF4C" wp14:editId="266B8AB6">
                  <wp:extent cx="2725420" cy="2063115"/>
                  <wp:effectExtent l="0" t="0" r="0" b="0"/>
                  <wp:docPr id="11" name="Picture 11" descr="https://lh5.googleusercontent.com/ZlbTdnqHtnaPZCKzmiVkSf_ZQk31KZNpyueFhb1m2uYZMHstXz-iQ_LSWMC_AOLRbe38LGhtdMrPDAN21-RwJth_JP8lWVDbWtTy6j_pNoZd3v7g0ljSFPkOGBb2qKz5u6XYi4P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ZlbTdnqHtnaPZCKzmiVkSf_ZQk31KZNpyueFhb1m2uYZMHstXz-iQ_LSWMC_AOLRbe38LGhtdMrPDAN21-RwJth_JP8lWVDbWtTy6j_pNoZd3v7g0ljSFPkOGBb2qKz5u6XYi4Pv"/>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25420" cy="2063115"/>
                          </a:xfrm>
                          <a:prstGeom prst="rect">
                            <a:avLst/>
                          </a:prstGeom>
                          <a:noFill/>
                          <a:ln>
                            <a:noFill/>
                          </a:ln>
                        </pic:spPr>
                      </pic:pic>
                    </a:graphicData>
                  </a:graphic>
                </wp:inline>
              </w:drawing>
            </w:r>
          </w:p>
        </w:tc>
        <w:tc>
          <w:tcPr>
            <w:tcW w:w="4508" w:type="dxa"/>
            <w:vAlign w:val="center"/>
          </w:tcPr>
          <w:p w14:paraId="43F0F894" w14:textId="019D3E74" w:rsidR="00F54FB5" w:rsidRDefault="00F54FB5" w:rsidP="00F54FB5">
            <w:pPr>
              <w:spacing w:after="60"/>
              <w:jc w:val="center"/>
              <w:rPr>
                <w:rFonts w:ascii="Arial" w:hAnsi="Arial" w:cs="Arial"/>
              </w:rPr>
            </w:pPr>
            <w:r>
              <w:rPr>
                <w:rFonts w:ascii="Arial" w:hAnsi="Arial" w:cs="Arial"/>
                <w:noProof/>
                <w:color w:val="000000"/>
              </w:rPr>
              <w:drawing>
                <wp:inline distT="0" distB="0" distL="0" distR="0" wp14:anchorId="735B654D" wp14:editId="7BE7AB22">
                  <wp:extent cx="2174875" cy="2063115"/>
                  <wp:effectExtent l="0" t="0" r="0" b="0"/>
                  <wp:docPr id="12" name="Picture 12" descr="https://lh4.googleusercontent.com/21G5grGpD0OfnJjm4QfR6ltha2ECIx17PMCTtFxkjxEXOf6Q8BXaOB4arAw9dl_TeFSeUbBdRtlrm8Zp33fd2Dnzegc-cpSJzoz4pBZBKCJanIHsJUwjmDMNRwVSYn24vbmKy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21G5grGpD0OfnJjm4QfR6ltha2ECIx17PMCTtFxkjxEXOf6Q8BXaOB4arAw9dl_TeFSeUbBdRtlrm8Zp33fd2Dnzegc-cpSJzoz4pBZBKCJanIHsJUwjmDMNRwVSYn24vbmKy13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74875" cy="2063115"/>
                          </a:xfrm>
                          <a:prstGeom prst="rect">
                            <a:avLst/>
                          </a:prstGeom>
                          <a:noFill/>
                          <a:ln>
                            <a:noFill/>
                          </a:ln>
                        </pic:spPr>
                      </pic:pic>
                    </a:graphicData>
                  </a:graphic>
                </wp:inline>
              </w:drawing>
            </w:r>
          </w:p>
        </w:tc>
      </w:tr>
      <w:tr w:rsidR="00F54FB5" w14:paraId="5F7DC45B" w14:textId="77777777" w:rsidTr="00835B65">
        <w:trPr>
          <w:jc w:val="center"/>
        </w:trPr>
        <w:tc>
          <w:tcPr>
            <w:tcW w:w="4508" w:type="dxa"/>
          </w:tcPr>
          <w:p w14:paraId="723AC314" w14:textId="30A0978C" w:rsidR="00F54FB5" w:rsidRPr="00F54FB5" w:rsidRDefault="00F54FB5" w:rsidP="00F54FB5">
            <w:pPr>
              <w:spacing w:after="60"/>
              <w:jc w:val="center"/>
              <w:rPr>
                <w:rFonts w:ascii="Arial" w:hAnsi="Arial" w:cs="Arial"/>
                <w:sz w:val="16"/>
              </w:rPr>
            </w:pPr>
            <w:r w:rsidRPr="00F54FB5">
              <w:rPr>
                <w:rFonts w:ascii="Arial" w:hAnsi="Arial" w:cs="Arial"/>
                <w:sz w:val="16"/>
              </w:rPr>
              <w:t>Figure 4.</w:t>
            </w:r>
            <w:r w:rsidR="00B74EE6">
              <w:rPr>
                <w:rFonts w:ascii="Arial" w:hAnsi="Arial" w:cs="Arial"/>
                <w:sz w:val="16"/>
              </w:rPr>
              <w:t xml:space="preserve"> Average reward per step</w:t>
            </w:r>
            <w:r w:rsidRPr="00F54FB5">
              <w:rPr>
                <w:rFonts w:ascii="Arial" w:hAnsi="Arial" w:cs="Arial"/>
                <w:sz w:val="16"/>
              </w:rPr>
              <w:t xml:space="preserve"> in different α</w:t>
            </w:r>
          </w:p>
        </w:tc>
        <w:tc>
          <w:tcPr>
            <w:tcW w:w="4508" w:type="dxa"/>
          </w:tcPr>
          <w:p w14:paraId="535ADA83" w14:textId="5C5B490D" w:rsidR="00F54FB5" w:rsidRPr="00F54FB5" w:rsidRDefault="00F54FB5" w:rsidP="00F54FB5">
            <w:pPr>
              <w:spacing w:after="60"/>
              <w:jc w:val="center"/>
              <w:rPr>
                <w:rFonts w:ascii="Arial" w:hAnsi="Arial" w:cs="Arial"/>
                <w:sz w:val="16"/>
              </w:rPr>
            </w:pPr>
            <w:r w:rsidRPr="00F54FB5">
              <w:rPr>
                <w:rFonts w:ascii="Arial" w:hAnsi="Arial" w:cs="Arial"/>
                <w:sz w:val="16"/>
              </w:rPr>
              <w:t>Table 5.</w:t>
            </w:r>
            <w:r>
              <w:rPr>
                <w:rFonts w:ascii="Arial" w:hAnsi="Arial" w:cs="Arial"/>
                <w:sz w:val="16"/>
              </w:rPr>
              <w:t xml:space="preserve"> </w:t>
            </w:r>
            <w:r w:rsidR="00E26A0A">
              <w:rPr>
                <w:rFonts w:ascii="Arial" w:hAnsi="Arial" w:cs="Arial"/>
                <w:sz w:val="16"/>
              </w:rPr>
              <w:t>S</w:t>
            </w:r>
            <w:r>
              <w:rPr>
                <w:rFonts w:ascii="Arial" w:hAnsi="Arial" w:cs="Arial"/>
                <w:sz w:val="16"/>
              </w:rPr>
              <w:t xml:space="preserve">tatistics of </w:t>
            </w:r>
            <w:r w:rsidR="00B74EE6">
              <w:rPr>
                <w:rFonts w:ascii="Arial" w:hAnsi="Arial" w:cs="Arial"/>
                <w:sz w:val="16"/>
              </w:rPr>
              <w:t>reward/steps</w:t>
            </w:r>
            <w:r w:rsidR="00E26A0A">
              <w:rPr>
                <w:rFonts w:ascii="Arial" w:hAnsi="Arial" w:cs="Arial"/>
                <w:sz w:val="16"/>
              </w:rPr>
              <w:t xml:space="preserve"> in different α</w:t>
            </w:r>
          </w:p>
        </w:tc>
      </w:tr>
    </w:tbl>
    <w:p w14:paraId="365F6854" w14:textId="13509381" w:rsidR="00F54FB5" w:rsidRDefault="00F54FB5" w:rsidP="00A63EBB">
      <w:pPr>
        <w:spacing w:after="60"/>
        <w:rPr>
          <w:rFonts w:ascii="Arial" w:hAnsi="Arial" w:cs="Arial"/>
        </w:rPr>
      </w:pPr>
      <w:r>
        <w:rPr>
          <w:rFonts w:ascii="Arial" w:hAnsi="Arial" w:cs="Arial"/>
        </w:rPr>
        <w:t xml:space="preserve"> </w:t>
      </w:r>
    </w:p>
    <w:p w14:paraId="1537793C" w14:textId="1B426C95" w:rsidR="00E26A0A" w:rsidRDefault="00E26A0A" w:rsidP="00E26A0A">
      <w:pPr>
        <w:spacing w:after="60"/>
        <w:jc w:val="both"/>
        <w:rPr>
          <w:rFonts w:ascii="Arial" w:hAnsi="Arial" w:cs="Arial"/>
        </w:rPr>
      </w:pPr>
      <w:r>
        <w:rPr>
          <w:rFonts w:ascii="Arial" w:hAnsi="Arial" w:cs="Arial"/>
        </w:rPr>
        <w:t xml:space="preserve">Figure 4 shows that the convergence reached by 1000 episodes when </w:t>
      </w:r>
      <m:oMath>
        <m:r>
          <w:rPr>
            <w:rFonts w:ascii="Cambria Math" w:hAnsi="Cambria Math" w:cs="Arial"/>
          </w:rPr>
          <m:t>α</m:t>
        </m:r>
      </m:oMath>
      <w:r>
        <w:rPr>
          <w:rFonts w:ascii="Arial" w:hAnsi="Arial" w:cs="Arial"/>
        </w:rPr>
        <w:t xml:space="preserve"> is 0.5, 0.9 or 1.0. Table 5 also shows that the maximum reward/steps is around 60 for those 3 values. When </w:t>
      </w:r>
      <m:oMath>
        <m:r>
          <w:rPr>
            <w:rFonts w:ascii="Cambria Math" w:hAnsi="Cambria Math" w:cs="Arial"/>
          </w:rPr>
          <m:t>α</m:t>
        </m:r>
      </m:oMath>
      <w:r>
        <w:rPr>
          <w:rFonts w:ascii="Arial" w:hAnsi="Arial" w:cs="Arial"/>
        </w:rPr>
        <w:t xml:space="preserve"> is 0.01 or 0.1, the convergence is not </w:t>
      </w:r>
      <w:r w:rsidR="00ED23FC">
        <w:rPr>
          <w:rFonts w:ascii="Arial" w:hAnsi="Arial" w:cs="Arial"/>
        </w:rPr>
        <w:t>reached</w:t>
      </w:r>
      <w:r>
        <w:rPr>
          <w:rFonts w:ascii="Arial" w:hAnsi="Arial" w:cs="Arial"/>
        </w:rPr>
        <w:t xml:space="preserve"> by 1000 episodes. In terms of the speed of convergence, the large learning rate does converge faster. Therefore, it is consistent with our hypothesis and previous studies.</w:t>
      </w:r>
    </w:p>
    <w:p w14:paraId="08913D43" w14:textId="46E7DD60" w:rsidR="00E26A0A" w:rsidRDefault="00E26A0A" w:rsidP="00E26A0A">
      <w:pPr>
        <w:spacing w:after="60"/>
        <w:jc w:val="both"/>
        <w:rPr>
          <w:rFonts w:ascii="Arial" w:hAnsi="Arial" w:cs="Arial"/>
        </w:rPr>
      </w:pPr>
    </w:p>
    <w:p w14:paraId="482481E4" w14:textId="2C52EC44" w:rsidR="00E26A0A" w:rsidRDefault="00E26A0A" w:rsidP="00E26A0A">
      <w:pPr>
        <w:pStyle w:val="Heading2"/>
        <w:numPr>
          <w:ilvl w:val="1"/>
          <w:numId w:val="1"/>
        </w:numPr>
        <w:ind w:left="426" w:hanging="426"/>
        <w:rPr>
          <w:rFonts w:cs="Arial"/>
        </w:rPr>
      </w:pPr>
      <w:r>
        <w:rPr>
          <w:rFonts w:cs="Arial"/>
        </w:rPr>
        <w:t>Search of Discount Rate</w:t>
      </w:r>
    </w:p>
    <w:p w14:paraId="043EA906" w14:textId="51781167" w:rsidR="00E26A0A" w:rsidRDefault="00E26A0A" w:rsidP="00E26A0A">
      <w:pPr>
        <w:spacing w:after="60"/>
        <w:jc w:val="both"/>
        <w:rPr>
          <w:rFonts w:ascii="Arial" w:hAnsi="Arial" w:cs="Arial"/>
        </w:rPr>
      </w:pPr>
      <w:r>
        <w:rPr>
          <w:rFonts w:ascii="Arial" w:hAnsi="Arial" w:cs="Arial"/>
        </w:rPr>
        <w:t xml:space="preserve">The following discount rates are explored: </w:t>
      </w:r>
      <w:r w:rsidRPr="00E26A0A">
        <w:rPr>
          <w:rFonts w:ascii="Arial" w:hAnsi="Arial" w:cs="Arial"/>
        </w:rPr>
        <w:t>0.01, 0.1, 0.5, 0.8, 1</w:t>
      </w:r>
      <w:r>
        <w:rPr>
          <w:rFonts w:ascii="Arial" w:hAnsi="Arial" w:cs="Arial"/>
        </w:rPr>
        <w:t>. High discount rate</w:t>
      </w:r>
      <w:r w:rsidR="00B74EE6">
        <w:rPr>
          <w:rFonts w:ascii="Arial" w:hAnsi="Arial" w:cs="Arial"/>
        </w:rPr>
        <w:t xml:space="preserve"> (i.e. large value)</w:t>
      </w:r>
      <w:r>
        <w:rPr>
          <w:rFonts w:ascii="Arial" w:hAnsi="Arial" w:cs="Arial"/>
        </w:rPr>
        <w:t xml:space="preserve"> means </w:t>
      </w:r>
      <w:r w:rsidR="00B74EE6">
        <w:rPr>
          <w:rFonts w:ascii="Arial" w:hAnsi="Arial" w:cs="Arial"/>
        </w:rPr>
        <w:t>more</w:t>
      </w:r>
      <w:r>
        <w:rPr>
          <w:rFonts w:ascii="Arial" w:hAnsi="Arial" w:cs="Arial"/>
        </w:rPr>
        <w:t xml:space="preserve"> future rewards is reflected</w:t>
      </w:r>
      <w:r w:rsidR="00B74EE6">
        <w:rPr>
          <w:rFonts w:ascii="Arial" w:hAnsi="Arial" w:cs="Arial"/>
        </w:rPr>
        <w:t xml:space="preserve">, thus the agent is far-sighted. Therefore, we expect faster convergence can be brought by using a high discount rate. </w:t>
      </w:r>
      <w:r w:rsidR="00B74EE6">
        <w:rPr>
          <w:rFonts w:ascii="Arial" w:hAnsi="Arial" w:cs="Arial"/>
          <w:i/>
          <w:color w:val="808080" w:themeColor="background1" w:themeShade="80"/>
        </w:rPr>
        <w:t>[H</w:t>
      </w:r>
      <w:r w:rsidR="00B74EE6" w:rsidRPr="00E26A0A">
        <w:rPr>
          <w:rFonts w:ascii="Arial" w:hAnsi="Arial" w:cs="Arial"/>
          <w:i/>
          <w:color w:val="808080" w:themeColor="background1" w:themeShade="80"/>
        </w:rPr>
        <w:t xml:space="preserve">ypothesis </w:t>
      </w:r>
      <w:r w:rsidR="00B74EE6">
        <w:rPr>
          <w:rFonts w:ascii="Arial" w:hAnsi="Arial" w:cs="Arial"/>
          <w:i/>
          <w:color w:val="808080" w:themeColor="background1" w:themeShade="80"/>
        </w:rPr>
        <w:t>2</w:t>
      </w:r>
      <w:r w:rsidR="00B74EE6" w:rsidRPr="00E26A0A">
        <w:rPr>
          <w:rFonts w:ascii="Arial" w:hAnsi="Arial" w:cs="Arial"/>
          <w:i/>
          <w:color w:val="808080" w:themeColor="background1" w:themeShade="80"/>
        </w:rPr>
        <w:t xml:space="preserve">: larger </w:t>
      </w:r>
      <w:r w:rsidR="00B74EE6">
        <w:rPr>
          <w:rFonts w:ascii="Arial" w:hAnsi="Arial" w:cs="Arial"/>
          <w:i/>
          <w:color w:val="808080" w:themeColor="background1" w:themeShade="80"/>
        </w:rPr>
        <w:t>discount</w:t>
      </w:r>
      <w:r w:rsidR="00B74EE6" w:rsidRPr="00E26A0A">
        <w:rPr>
          <w:rFonts w:ascii="Arial" w:hAnsi="Arial" w:cs="Arial"/>
          <w:i/>
          <w:color w:val="808080" w:themeColor="background1" w:themeShade="80"/>
        </w:rPr>
        <w:t xml:space="preserve"> rate leads to faster convergence</w:t>
      </w:r>
      <w:r w:rsidR="00B74EE6">
        <w:rPr>
          <w:rFonts w:ascii="Arial" w:hAnsi="Arial" w:cs="Arial"/>
          <w:i/>
          <w:color w:val="808080" w:themeColor="background1" w:themeShade="80"/>
        </w:rPr>
        <w:t>]</w:t>
      </w:r>
    </w:p>
    <w:p w14:paraId="71109F18" w14:textId="06408E9D" w:rsidR="00F54FB5" w:rsidRDefault="00F54FB5" w:rsidP="00A63EBB">
      <w:pPr>
        <w:spacing w:after="60"/>
        <w:rPr>
          <w:rFonts w:ascii="Arial" w:hAnsi="Arial" w:cs="Arial"/>
        </w:rPr>
      </w:pPr>
    </w:p>
    <w:tbl>
      <w:tblPr>
        <w:tblStyle w:val="TableGrid"/>
        <w:tblW w:w="0" w:type="auto"/>
        <w:jc w:val="center"/>
        <w:tblLook w:val="04A0" w:firstRow="1" w:lastRow="0" w:firstColumn="1" w:lastColumn="0" w:noHBand="0" w:noVBand="1"/>
      </w:tblPr>
      <w:tblGrid>
        <w:gridCol w:w="4508"/>
        <w:gridCol w:w="4508"/>
      </w:tblGrid>
      <w:tr w:rsidR="00B74EE6" w14:paraId="47ED5A16" w14:textId="77777777" w:rsidTr="00CC586B">
        <w:trPr>
          <w:jc w:val="center"/>
        </w:trPr>
        <w:tc>
          <w:tcPr>
            <w:tcW w:w="4508" w:type="dxa"/>
          </w:tcPr>
          <w:p w14:paraId="6D9AEBFC" w14:textId="37ACE447" w:rsidR="00B74EE6" w:rsidRDefault="00B74EE6" w:rsidP="00140B10">
            <w:pPr>
              <w:spacing w:after="60"/>
              <w:rPr>
                <w:rFonts w:ascii="Arial" w:hAnsi="Arial" w:cs="Arial"/>
              </w:rPr>
            </w:pPr>
            <w:r>
              <w:rPr>
                <w:rFonts w:ascii="Arial" w:hAnsi="Arial" w:cs="Arial"/>
                <w:noProof/>
                <w:color w:val="000000"/>
              </w:rPr>
              <w:drawing>
                <wp:inline distT="0" distB="0" distL="0" distR="0" wp14:anchorId="45ED8AA0" wp14:editId="2279DA00">
                  <wp:extent cx="2725420" cy="2063115"/>
                  <wp:effectExtent l="0" t="0" r="0" b="0"/>
                  <wp:docPr id="15" name="Picture 15" descr="https://lh3.googleusercontent.com/zZJm4sOYcSL-fNUI9MphvfID7VRPuvakL9t-QoSYYbxMqG4C4J2OKDcJF1xQ4ZTV1CXQbb2e5bOwepwrh9MKT-n_gXr8rLdOEmeGgpuh2EddQ7GsJuZSSyWpwJykpg1p2r1H2l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3.googleusercontent.com/zZJm4sOYcSL-fNUI9MphvfID7VRPuvakL9t-QoSYYbxMqG4C4J2OKDcJF1xQ4ZTV1CXQbb2e5bOwepwrh9MKT-n_gXr8rLdOEmeGgpuh2EddQ7GsJuZSSyWpwJykpg1p2r1H2lV-"/>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25420" cy="2063115"/>
                          </a:xfrm>
                          <a:prstGeom prst="rect">
                            <a:avLst/>
                          </a:prstGeom>
                          <a:noFill/>
                          <a:ln>
                            <a:noFill/>
                          </a:ln>
                        </pic:spPr>
                      </pic:pic>
                    </a:graphicData>
                  </a:graphic>
                </wp:inline>
              </w:drawing>
            </w:r>
          </w:p>
        </w:tc>
        <w:tc>
          <w:tcPr>
            <w:tcW w:w="4508" w:type="dxa"/>
            <w:vAlign w:val="center"/>
          </w:tcPr>
          <w:p w14:paraId="6B5C1DBA" w14:textId="5130C654" w:rsidR="00B74EE6" w:rsidRDefault="00B74EE6" w:rsidP="00140B10">
            <w:pPr>
              <w:spacing w:after="60"/>
              <w:jc w:val="center"/>
              <w:rPr>
                <w:rFonts w:ascii="Arial" w:hAnsi="Arial" w:cs="Arial"/>
              </w:rPr>
            </w:pPr>
            <w:r>
              <w:rPr>
                <w:rFonts w:ascii="Arial" w:hAnsi="Arial" w:cs="Arial"/>
                <w:noProof/>
                <w:color w:val="000000"/>
              </w:rPr>
              <w:drawing>
                <wp:inline distT="0" distB="0" distL="0" distR="0" wp14:anchorId="64E0C9CB" wp14:editId="36ED85BF">
                  <wp:extent cx="2725420" cy="2063115"/>
                  <wp:effectExtent l="0" t="0" r="0" b="0"/>
                  <wp:docPr id="16" name="Picture 16" descr="https://lh5.googleusercontent.com/UgkfTVvg1OACu-GAakBIAmMh8D3TWbdTUYYclQ7AkOdUaVqfvNQSDHE4K-KYB8OaxOrQJ9cXC0ftcxigfJjHcog_kJeQu_rUL28AKaZJPmyyEGBjAn79imBPEDrRYWwHgGRb3K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5.googleusercontent.com/UgkfTVvg1OACu-GAakBIAmMh8D3TWbdTUYYclQ7AkOdUaVqfvNQSDHE4K-KYB8OaxOrQJ9cXC0ftcxigfJjHcog_kJeQu_rUL28AKaZJPmyyEGBjAn79imBPEDrRYWwHgGRb3KOv"/>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25420" cy="2063115"/>
                          </a:xfrm>
                          <a:prstGeom prst="rect">
                            <a:avLst/>
                          </a:prstGeom>
                          <a:noFill/>
                          <a:ln>
                            <a:noFill/>
                          </a:ln>
                        </pic:spPr>
                      </pic:pic>
                    </a:graphicData>
                  </a:graphic>
                </wp:inline>
              </w:drawing>
            </w:r>
          </w:p>
        </w:tc>
      </w:tr>
      <w:tr w:rsidR="00B74EE6" w:rsidRPr="00F54FB5" w14:paraId="42B5F9C4" w14:textId="77777777" w:rsidTr="00CC586B">
        <w:trPr>
          <w:jc w:val="center"/>
        </w:trPr>
        <w:tc>
          <w:tcPr>
            <w:tcW w:w="4508" w:type="dxa"/>
          </w:tcPr>
          <w:p w14:paraId="77A5DF05" w14:textId="174B4C94" w:rsidR="00B74EE6" w:rsidRPr="00F54FB5" w:rsidRDefault="00B74EE6" w:rsidP="00140B10">
            <w:pPr>
              <w:spacing w:after="60"/>
              <w:jc w:val="center"/>
              <w:rPr>
                <w:rFonts w:ascii="Arial" w:hAnsi="Arial" w:cs="Arial"/>
                <w:sz w:val="16"/>
              </w:rPr>
            </w:pPr>
            <w:r w:rsidRPr="00F54FB5">
              <w:rPr>
                <w:rFonts w:ascii="Arial" w:hAnsi="Arial" w:cs="Arial"/>
                <w:sz w:val="16"/>
              </w:rPr>
              <w:t xml:space="preserve">Figure </w:t>
            </w:r>
            <w:r w:rsidR="0005463F">
              <w:rPr>
                <w:rFonts w:ascii="Arial" w:hAnsi="Arial" w:cs="Arial"/>
                <w:sz w:val="16"/>
              </w:rPr>
              <w:t>5</w:t>
            </w:r>
            <w:r w:rsidRPr="00F54FB5">
              <w:rPr>
                <w:rFonts w:ascii="Arial" w:hAnsi="Arial" w:cs="Arial"/>
                <w:sz w:val="16"/>
              </w:rPr>
              <w:t>.</w:t>
            </w:r>
            <w:r>
              <w:rPr>
                <w:rFonts w:ascii="Arial" w:hAnsi="Arial" w:cs="Arial"/>
                <w:sz w:val="16"/>
              </w:rPr>
              <w:t xml:space="preserve"> Average reward per step</w:t>
            </w:r>
            <w:r w:rsidRPr="00F54FB5">
              <w:rPr>
                <w:rFonts w:ascii="Arial" w:hAnsi="Arial" w:cs="Arial"/>
                <w:sz w:val="16"/>
              </w:rPr>
              <w:t xml:space="preserve"> in different </w:t>
            </w:r>
            <w:r>
              <w:rPr>
                <w:rFonts w:ascii="Arial" w:hAnsi="Arial" w:cs="Arial"/>
                <w:sz w:val="16"/>
              </w:rPr>
              <w:t>γ</w:t>
            </w:r>
          </w:p>
        </w:tc>
        <w:tc>
          <w:tcPr>
            <w:tcW w:w="4508" w:type="dxa"/>
          </w:tcPr>
          <w:p w14:paraId="3169CBA3" w14:textId="7F67BC00" w:rsidR="00B74EE6" w:rsidRPr="00F54FB5" w:rsidRDefault="0005463F" w:rsidP="00140B10">
            <w:pPr>
              <w:spacing w:after="60"/>
              <w:jc w:val="center"/>
              <w:rPr>
                <w:rFonts w:ascii="Arial" w:hAnsi="Arial" w:cs="Arial"/>
                <w:sz w:val="16"/>
              </w:rPr>
            </w:pPr>
            <w:r>
              <w:rPr>
                <w:rFonts w:ascii="Arial" w:hAnsi="Arial" w:cs="Arial"/>
                <w:sz w:val="16"/>
              </w:rPr>
              <w:t>Figure 6</w:t>
            </w:r>
            <w:r w:rsidR="00B74EE6" w:rsidRPr="00F54FB5">
              <w:rPr>
                <w:rFonts w:ascii="Arial" w:hAnsi="Arial" w:cs="Arial"/>
                <w:sz w:val="16"/>
              </w:rPr>
              <w:t>.</w:t>
            </w:r>
            <w:r w:rsidR="00B74EE6">
              <w:rPr>
                <w:rFonts w:ascii="Arial" w:hAnsi="Arial" w:cs="Arial"/>
                <w:sz w:val="16"/>
              </w:rPr>
              <w:t xml:space="preserve"> Total steps in different γ</w:t>
            </w:r>
          </w:p>
        </w:tc>
      </w:tr>
    </w:tbl>
    <w:p w14:paraId="75ABC99D" w14:textId="60CC97B0" w:rsidR="00B74EE6" w:rsidRDefault="00B74EE6" w:rsidP="00A63EBB">
      <w:pPr>
        <w:spacing w:after="60"/>
        <w:rPr>
          <w:rFonts w:ascii="Arial" w:hAnsi="Arial" w:cs="Arial"/>
        </w:rPr>
      </w:pPr>
    </w:p>
    <w:p w14:paraId="017563F4" w14:textId="7D977C81" w:rsidR="00BA3B39" w:rsidRDefault="0005463F" w:rsidP="00BA3B39">
      <w:pPr>
        <w:spacing w:after="60"/>
        <w:jc w:val="both"/>
        <w:rPr>
          <w:rFonts w:ascii="Arial" w:hAnsi="Arial" w:cs="Arial"/>
        </w:rPr>
      </w:pPr>
      <w:r>
        <w:rPr>
          <w:rFonts w:ascii="Arial" w:hAnsi="Arial" w:cs="Arial"/>
        </w:rPr>
        <w:t xml:space="preserve">Figure 5 shows </w:t>
      </w:r>
      <w:r w:rsidR="00662407">
        <w:rPr>
          <w:rFonts w:ascii="Arial" w:hAnsi="Arial" w:cs="Arial"/>
        </w:rPr>
        <w:t xml:space="preserve">the </w:t>
      </w:r>
      <w:r w:rsidR="00BA3B39">
        <w:rPr>
          <w:rFonts w:ascii="Arial" w:hAnsi="Arial" w:cs="Arial"/>
        </w:rPr>
        <w:t>opposite to our hypothesis. Agent converge</w:t>
      </w:r>
      <w:r w:rsidR="00662407">
        <w:rPr>
          <w:rFonts w:ascii="Arial" w:hAnsi="Arial" w:cs="Arial"/>
        </w:rPr>
        <w:t>s</w:t>
      </w:r>
      <w:r w:rsidR="00BA3B39">
        <w:rPr>
          <w:rFonts w:ascii="Arial" w:hAnsi="Arial" w:cs="Arial"/>
        </w:rPr>
        <w:t xml:space="preserve"> earlier with </w:t>
      </w:r>
      <w:r w:rsidR="00662407">
        <w:rPr>
          <w:rFonts w:ascii="Arial" w:hAnsi="Arial" w:cs="Arial"/>
        </w:rPr>
        <w:t xml:space="preserve">a </w:t>
      </w:r>
      <w:r w:rsidR="00BA3B39">
        <w:rPr>
          <w:rFonts w:ascii="Arial" w:hAnsi="Arial" w:cs="Arial"/>
        </w:rPr>
        <w:t xml:space="preserve">smaller discount rate. And interestingly, </w:t>
      </w:r>
      <w:r w:rsidR="00662407">
        <w:rPr>
          <w:rFonts w:ascii="Arial" w:hAnsi="Arial" w:cs="Arial"/>
        </w:rPr>
        <w:t xml:space="preserve">the </w:t>
      </w:r>
      <w:r w:rsidR="00BA3B39">
        <w:rPr>
          <w:rFonts w:ascii="Arial" w:hAnsi="Arial" w:cs="Arial"/>
        </w:rPr>
        <w:t xml:space="preserve">average reward per step is very unstable when </w:t>
      </w:r>
      <m:oMath>
        <m:r>
          <w:rPr>
            <w:rFonts w:ascii="Cambria Math" w:hAnsi="Cambria Math" w:cs="Arial"/>
          </w:rPr>
          <m:t>γ</m:t>
        </m:r>
      </m:oMath>
      <w:r w:rsidR="00BA3B39">
        <w:rPr>
          <w:rFonts w:ascii="Arial" w:hAnsi="Arial" w:cs="Arial"/>
        </w:rPr>
        <w:t xml:space="preserve">=1. It is not even </w:t>
      </w:r>
      <w:r w:rsidR="00BA3B39">
        <w:rPr>
          <w:rFonts w:ascii="Arial" w:hAnsi="Arial" w:cs="Arial"/>
        </w:rPr>
        <w:lastRenderedPageBreak/>
        <w:t xml:space="preserve">converged by 1000 episodes. This is consistent with </w:t>
      </w:r>
      <w:r w:rsidR="00CC586B">
        <w:rPr>
          <w:rFonts w:ascii="Arial" w:hAnsi="Arial" w:cs="Arial"/>
        </w:rPr>
        <w:t>previous study</w:t>
      </w:r>
      <w:r w:rsidR="00BA3B39">
        <w:rPr>
          <w:rFonts w:ascii="Arial" w:hAnsi="Arial" w:cs="Arial"/>
        </w:rPr>
        <w:t xml:space="preserve"> that Q value becomes unstable when </w:t>
      </w:r>
      <w:r w:rsidR="00A767F1">
        <w:rPr>
          <w:rFonts w:ascii="Arial" w:hAnsi="Arial" w:cs="Arial"/>
        </w:rPr>
        <w:t>the</w:t>
      </w:r>
      <w:r w:rsidR="00662407">
        <w:rPr>
          <w:rFonts w:ascii="Arial" w:hAnsi="Arial" w:cs="Arial"/>
        </w:rPr>
        <w:t xml:space="preserve"> </w:t>
      </w:r>
      <w:r w:rsidR="00A767F1">
        <w:rPr>
          <w:rFonts w:ascii="Arial" w:hAnsi="Arial" w:cs="Arial"/>
        </w:rPr>
        <w:t>d</w:t>
      </w:r>
      <w:r w:rsidR="00BA3B39">
        <w:rPr>
          <w:rFonts w:ascii="Arial" w:hAnsi="Arial" w:cs="Arial"/>
        </w:rPr>
        <w:t xml:space="preserve">iscount rate is </w:t>
      </w:r>
      <w:r w:rsidR="00CC586B">
        <w:rPr>
          <w:rFonts w:ascii="Arial" w:hAnsi="Arial" w:cs="Arial"/>
        </w:rPr>
        <w:t>large [2]</w:t>
      </w:r>
      <w:r w:rsidR="00BA3B39">
        <w:rPr>
          <w:rFonts w:ascii="Arial" w:hAnsi="Arial" w:cs="Arial"/>
        </w:rPr>
        <w:t xml:space="preserve">. When </w:t>
      </w:r>
      <m:oMath>
        <m:r>
          <w:rPr>
            <w:rFonts w:ascii="Cambria Math" w:hAnsi="Cambria Math" w:cs="Arial"/>
          </w:rPr>
          <m:t>γ</m:t>
        </m:r>
      </m:oMath>
      <w:r w:rsidR="00BA3B39">
        <w:rPr>
          <w:rFonts w:ascii="Arial" w:hAnsi="Arial" w:cs="Arial"/>
        </w:rPr>
        <w:t xml:space="preserve">=1, a complete reward estimation backup gives the agent not enough incentive to find out the optimal path. </w:t>
      </w:r>
      <w:r w:rsidR="00CC586B">
        <w:rPr>
          <w:rFonts w:ascii="Arial" w:hAnsi="Arial" w:cs="Arial"/>
        </w:rPr>
        <w:t>As</w:t>
      </w:r>
      <w:r w:rsidR="00BA3B39">
        <w:rPr>
          <w:rFonts w:ascii="Arial" w:hAnsi="Arial" w:cs="Arial"/>
        </w:rPr>
        <w:t xml:space="preserve"> more options than actually have would give the agent the same maximum reward</w:t>
      </w:r>
      <w:r w:rsidR="00CC586B">
        <w:rPr>
          <w:rFonts w:ascii="Arial" w:hAnsi="Arial" w:cs="Arial"/>
        </w:rPr>
        <w:t xml:space="preserve"> anyway</w:t>
      </w:r>
      <w:r w:rsidR="00BA3B39">
        <w:rPr>
          <w:rFonts w:ascii="Arial" w:hAnsi="Arial" w:cs="Arial"/>
        </w:rPr>
        <w:t>.</w:t>
      </w:r>
      <w:r w:rsidR="009E45A5">
        <w:rPr>
          <w:rFonts w:ascii="Arial" w:hAnsi="Arial" w:cs="Arial"/>
        </w:rPr>
        <w:t xml:space="preserve"> Figure 6 also illustrated the unstableness that there are still large steps after 60 episodes when </w:t>
      </w:r>
      <m:oMath>
        <m:r>
          <w:rPr>
            <w:rFonts w:ascii="Cambria Math" w:hAnsi="Cambria Math" w:cs="Arial"/>
          </w:rPr>
          <m:t>γ</m:t>
        </m:r>
      </m:oMath>
      <w:r w:rsidR="00170DA9">
        <w:rPr>
          <w:rFonts w:ascii="Arial" w:hAnsi="Arial" w:cs="Arial"/>
        </w:rPr>
        <w:t>=1 (yellow line)</w:t>
      </w:r>
      <w:r w:rsidR="009E45A5">
        <w:rPr>
          <w:rFonts w:ascii="Arial" w:hAnsi="Arial" w:cs="Arial"/>
        </w:rPr>
        <w:t>.</w:t>
      </w:r>
    </w:p>
    <w:p w14:paraId="3C59A857" w14:textId="77777777" w:rsidR="00B64B91" w:rsidRDefault="00B64B91" w:rsidP="00B64B91">
      <w:pPr>
        <w:pStyle w:val="Heading2"/>
        <w:rPr>
          <w:rFonts w:cs="Arial"/>
        </w:rPr>
      </w:pPr>
    </w:p>
    <w:p w14:paraId="790017AE" w14:textId="11B087E2" w:rsidR="00BA3B39" w:rsidRDefault="00BA3B39" w:rsidP="00BA3B39">
      <w:pPr>
        <w:pStyle w:val="Heading2"/>
        <w:numPr>
          <w:ilvl w:val="1"/>
          <w:numId w:val="1"/>
        </w:numPr>
        <w:ind w:left="426" w:hanging="426"/>
        <w:rPr>
          <w:rFonts w:cs="Arial"/>
        </w:rPr>
      </w:pPr>
      <w:r>
        <w:rPr>
          <w:rFonts w:cs="Arial"/>
        </w:rPr>
        <w:t>Search of Exploration Factor</w:t>
      </w:r>
    </w:p>
    <w:p w14:paraId="01A96F7F" w14:textId="58E689DD" w:rsidR="00B74EE6" w:rsidRDefault="005E6F60" w:rsidP="00A63EBB">
      <w:pPr>
        <w:spacing w:after="60"/>
        <w:rPr>
          <w:rFonts w:ascii="Arial" w:hAnsi="Arial" w:cs="Arial"/>
        </w:rPr>
      </w:pPr>
      <w:r>
        <w:rPr>
          <w:rFonts w:ascii="Arial" w:hAnsi="Arial" w:cs="Arial"/>
        </w:rPr>
        <w:t xml:space="preserve">Exploration is one of the few conditions for Q-learning to learn optimal policy </w:t>
      </w:r>
      <w:r w:rsidR="00CC586B">
        <w:rPr>
          <w:rFonts w:ascii="Arial" w:hAnsi="Arial" w:cs="Arial"/>
        </w:rPr>
        <w:t>[2]</w:t>
      </w:r>
      <w:r>
        <w:rPr>
          <w:rFonts w:ascii="Arial" w:hAnsi="Arial" w:cs="Arial"/>
          <w:color w:val="000000"/>
        </w:rPr>
        <w:t xml:space="preserve">. </w:t>
      </w:r>
      <m:oMath>
        <m:r>
          <w:rPr>
            <w:rFonts w:ascii="Cambria Math" w:hAnsi="Cambria Math" w:cs="Arial"/>
            <w:color w:val="000000"/>
          </w:rPr>
          <m:t>ε</m:t>
        </m:r>
      </m:oMath>
      <w:r>
        <w:rPr>
          <w:rFonts w:ascii="Arial" w:hAnsi="Arial" w:cs="Arial"/>
          <w:color w:val="000000"/>
        </w:rPr>
        <w:t xml:space="preserve"> </w:t>
      </w:r>
      <w:r w:rsidRPr="005E6F60">
        <w:rPr>
          <w:rFonts w:ascii="Arial" w:hAnsi="Arial" w:cs="Arial"/>
          <w:color w:val="000000"/>
        </w:rPr>
        <w:t>of 0.001, 0.01, 0.1, 0.5, 0.9 are explored</w:t>
      </w:r>
      <w:r>
        <w:rPr>
          <w:rFonts w:ascii="Arial" w:hAnsi="Arial" w:cs="Arial"/>
          <w:color w:val="000000"/>
        </w:rPr>
        <w:t xml:space="preserve">. We expect high </w:t>
      </w:r>
      <m:oMath>
        <m:r>
          <w:rPr>
            <w:rFonts w:ascii="Cambria Math" w:hAnsi="Cambria Math" w:cs="Arial"/>
            <w:color w:val="000000"/>
          </w:rPr>
          <m:t>ε</m:t>
        </m:r>
      </m:oMath>
      <w:r>
        <w:rPr>
          <w:rFonts w:ascii="Arial" w:hAnsi="Arial" w:cs="Arial"/>
          <w:color w:val="000000"/>
        </w:rPr>
        <w:t xml:space="preserve"> would lead to a slow convergence since the agent spend </w:t>
      </w:r>
      <w:r w:rsidR="00662407">
        <w:rPr>
          <w:rFonts w:ascii="Arial" w:hAnsi="Arial" w:cs="Arial"/>
          <w:color w:val="000000"/>
        </w:rPr>
        <w:t xml:space="preserve">a </w:t>
      </w:r>
      <w:r>
        <w:rPr>
          <w:rFonts w:ascii="Arial" w:hAnsi="Arial" w:cs="Arial"/>
          <w:color w:val="000000"/>
        </w:rPr>
        <w:t xml:space="preserve">longer time to explore. </w:t>
      </w:r>
      <w:r>
        <w:rPr>
          <w:rFonts w:ascii="Arial" w:hAnsi="Arial" w:cs="Arial"/>
          <w:i/>
          <w:color w:val="808080" w:themeColor="background1" w:themeShade="80"/>
        </w:rPr>
        <w:t>[H</w:t>
      </w:r>
      <w:r w:rsidRPr="00E26A0A">
        <w:rPr>
          <w:rFonts w:ascii="Arial" w:hAnsi="Arial" w:cs="Arial"/>
          <w:i/>
          <w:color w:val="808080" w:themeColor="background1" w:themeShade="80"/>
        </w:rPr>
        <w:t xml:space="preserve">ypothesis </w:t>
      </w:r>
      <w:r>
        <w:rPr>
          <w:rFonts w:ascii="Arial" w:hAnsi="Arial" w:cs="Arial"/>
          <w:i/>
          <w:color w:val="808080" w:themeColor="background1" w:themeShade="80"/>
        </w:rPr>
        <w:t>3</w:t>
      </w:r>
      <w:r w:rsidRPr="00E26A0A">
        <w:rPr>
          <w:rFonts w:ascii="Arial" w:hAnsi="Arial" w:cs="Arial"/>
          <w:i/>
          <w:color w:val="808080" w:themeColor="background1" w:themeShade="80"/>
        </w:rPr>
        <w:t xml:space="preserve">: larger </w:t>
      </w:r>
      <w:r>
        <w:rPr>
          <w:rFonts w:ascii="Arial" w:hAnsi="Arial" w:cs="Arial"/>
          <w:i/>
          <w:color w:val="808080" w:themeColor="background1" w:themeShade="80"/>
        </w:rPr>
        <w:t>exploration factor</w:t>
      </w:r>
      <w:r w:rsidRPr="00E26A0A">
        <w:rPr>
          <w:rFonts w:ascii="Arial" w:hAnsi="Arial" w:cs="Arial"/>
          <w:i/>
          <w:color w:val="808080" w:themeColor="background1" w:themeShade="80"/>
        </w:rPr>
        <w:t xml:space="preserve"> leads to </w:t>
      </w:r>
      <w:r>
        <w:rPr>
          <w:rFonts w:ascii="Arial" w:hAnsi="Arial" w:cs="Arial"/>
          <w:i/>
          <w:color w:val="808080" w:themeColor="background1" w:themeShade="80"/>
        </w:rPr>
        <w:t>slower</w:t>
      </w:r>
      <w:r w:rsidRPr="00E26A0A">
        <w:rPr>
          <w:rFonts w:ascii="Arial" w:hAnsi="Arial" w:cs="Arial"/>
          <w:i/>
          <w:color w:val="808080" w:themeColor="background1" w:themeShade="80"/>
        </w:rPr>
        <w:t xml:space="preserve"> convergence</w:t>
      </w:r>
      <w:r>
        <w:rPr>
          <w:rFonts w:ascii="Arial" w:hAnsi="Arial" w:cs="Arial"/>
          <w:i/>
          <w:color w:val="808080" w:themeColor="background1" w:themeShade="80"/>
        </w:rPr>
        <w:t>]</w:t>
      </w:r>
    </w:p>
    <w:p w14:paraId="61E9C8E3" w14:textId="0EA3B8B2" w:rsidR="00B74EE6" w:rsidRDefault="00B74EE6" w:rsidP="00A63EBB">
      <w:pPr>
        <w:spacing w:after="60"/>
        <w:rPr>
          <w:rFonts w:ascii="Arial" w:hAnsi="Arial" w:cs="Arial"/>
        </w:rPr>
      </w:pPr>
    </w:p>
    <w:tbl>
      <w:tblPr>
        <w:tblStyle w:val="TableGrid"/>
        <w:tblW w:w="0" w:type="auto"/>
        <w:jc w:val="center"/>
        <w:tblLook w:val="04A0" w:firstRow="1" w:lastRow="0" w:firstColumn="1" w:lastColumn="0" w:noHBand="0" w:noVBand="1"/>
      </w:tblPr>
      <w:tblGrid>
        <w:gridCol w:w="4508"/>
        <w:gridCol w:w="4508"/>
      </w:tblGrid>
      <w:tr w:rsidR="005E6F60" w14:paraId="151412C7" w14:textId="77777777" w:rsidTr="00CC586B">
        <w:trPr>
          <w:jc w:val="center"/>
        </w:trPr>
        <w:tc>
          <w:tcPr>
            <w:tcW w:w="4508" w:type="dxa"/>
          </w:tcPr>
          <w:p w14:paraId="4E34E8D0" w14:textId="3AA8100D" w:rsidR="005E6F60" w:rsidRDefault="005E6F60" w:rsidP="00140B10">
            <w:pPr>
              <w:spacing w:after="60"/>
              <w:rPr>
                <w:rFonts w:ascii="Arial" w:hAnsi="Arial" w:cs="Arial"/>
              </w:rPr>
            </w:pPr>
            <w:r>
              <w:rPr>
                <w:rFonts w:ascii="Arial" w:hAnsi="Arial" w:cs="Arial"/>
                <w:noProof/>
                <w:color w:val="000000"/>
              </w:rPr>
              <w:drawing>
                <wp:inline distT="0" distB="0" distL="0" distR="0" wp14:anchorId="51141411" wp14:editId="30EACC30">
                  <wp:extent cx="2725420" cy="2063115"/>
                  <wp:effectExtent l="0" t="0" r="0" b="0"/>
                  <wp:docPr id="19" name="Picture 19" descr="https://lh5.googleusercontent.com/RZrXoAoYxNeq-0-nQz36NeIywrQyOZ2s_oUmnqaTGPPJhgA2JivWAc8z3ehw91580j7yoVG_A-rmWMx-wJK-rckvxQicOo9dr4dZjtmm9tAMLvoJzDbW7ISWw22JatrgmU5h_Dk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5.googleusercontent.com/RZrXoAoYxNeq-0-nQz36NeIywrQyOZ2s_oUmnqaTGPPJhgA2JivWAc8z3ehw91580j7yoVG_A-rmWMx-wJK-rckvxQicOo9dr4dZjtmm9tAMLvoJzDbW7ISWw22JatrgmU5h_Dkz"/>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25420" cy="2063115"/>
                          </a:xfrm>
                          <a:prstGeom prst="rect">
                            <a:avLst/>
                          </a:prstGeom>
                          <a:noFill/>
                          <a:ln>
                            <a:noFill/>
                          </a:ln>
                        </pic:spPr>
                      </pic:pic>
                    </a:graphicData>
                  </a:graphic>
                </wp:inline>
              </w:drawing>
            </w:r>
          </w:p>
        </w:tc>
        <w:tc>
          <w:tcPr>
            <w:tcW w:w="4508" w:type="dxa"/>
            <w:vAlign w:val="center"/>
          </w:tcPr>
          <w:p w14:paraId="5ED4642E" w14:textId="7279863C" w:rsidR="005E6F60" w:rsidRDefault="005E6F60" w:rsidP="00140B10">
            <w:pPr>
              <w:spacing w:after="60"/>
              <w:jc w:val="center"/>
              <w:rPr>
                <w:rFonts w:ascii="Arial" w:hAnsi="Arial" w:cs="Arial"/>
              </w:rPr>
            </w:pPr>
            <w:r>
              <w:rPr>
                <w:rFonts w:ascii="Arial" w:hAnsi="Arial" w:cs="Arial"/>
                <w:noProof/>
                <w:color w:val="000000"/>
              </w:rPr>
              <w:drawing>
                <wp:inline distT="0" distB="0" distL="0" distR="0" wp14:anchorId="31B4CEB6" wp14:editId="0C3F4653">
                  <wp:extent cx="2725420" cy="2086610"/>
                  <wp:effectExtent l="0" t="0" r="0" b="8890"/>
                  <wp:docPr id="20" name="Picture 20" descr="https://lh3.googleusercontent.com/bJjMXwp7EdMHOYMZHiGuwuvV143davd-6J4Ewfr5K4XCYDURDJ6KQUynK1cpFWNU8FPhbBQ0UAbYIeDFSMFmHHFKxWtSCz0KzHwy5LeB6B_AemFcwFV03ZRALZ-memnOP3OTgI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3.googleusercontent.com/bJjMXwp7EdMHOYMZHiGuwuvV143davd-6J4Ewfr5K4XCYDURDJ6KQUynK1cpFWNU8FPhbBQ0UAbYIeDFSMFmHHFKxWtSCz0KzHwy5LeB6B_AemFcwFV03ZRALZ-memnOP3OTgIPW"/>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25420" cy="2086610"/>
                          </a:xfrm>
                          <a:prstGeom prst="rect">
                            <a:avLst/>
                          </a:prstGeom>
                          <a:noFill/>
                          <a:ln>
                            <a:noFill/>
                          </a:ln>
                        </pic:spPr>
                      </pic:pic>
                    </a:graphicData>
                  </a:graphic>
                </wp:inline>
              </w:drawing>
            </w:r>
          </w:p>
        </w:tc>
      </w:tr>
      <w:tr w:rsidR="005E6F60" w:rsidRPr="00F54FB5" w14:paraId="5E2BB0F6" w14:textId="77777777" w:rsidTr="00CC586B">
        <w:trPr>
          <w:jc w:val="center"/>
        </w:trPr>
        <w:tc>
          <w:tcPr>
            <w:tcW w:w="4508" w:type="dxa"/>
          </w:tcPr>
          <w:p w14:paraId="3E211C82" w14:textId="533C093C" w:rsidR="005E6F60" w:rsidRPr="00F54FB5" w:rsidRDefault="005E6F60" w:rsidP="00140B10">
            <w:pPr>
              <w:spacing w:after="60"/>
              <w:jc w:val="center"/>
              <w:rPr>
                <w:rFonts w:ascii="Arial" w:hAnsi="Arial" w:cs="Arial"/>
                <w:sz w:val="16"/>
              </w:rPr>
            </w:pPr>
            <w:r w:rsidRPr="00F54FB5">
              <w:rPr>
                <w:rFonts w:ascii="Arial" w:hAnsi="Arial" w:cs="Arial"/>
                <w:sz w:val="16"/>
              </w:rPr>
              <w:t xml:space="preserve">Figure </w:t>
            </w:r>
            <w:r>
              <w:rPr>
                <w:rFonts w:ascii="Arial" w:hAnsi="Arial" w:cs="Arial"/>
                <w:sz w:val="16"/>
              </w:rPr>
              <w:t>7</w:t>
            </w:r>
            <w:r w:rsidRPr="00F54FB5">
              <w:rPr>
                <w:rFonts w:ascii="Arial" w:hAnsi="Arial" w:cs="Arial"/>
                <w:sz w:val="16"/>
              </w:rPr>
              <w:t>.</w:t>
            </w:r>
            <w:r>
              <w:rPr>
                <w:rFonts w:ascii="Arial" w:hAnsi="Arial" w:cs="Arial"/>
                <w:sz w:val="16"/>
              </w:rPr>
              <w:t xml:space="preserve"> Average reward per step</w:t>
            </w:r>
            <w:r w:rsidRPr="00F54FB5">
              <w:rPr>
                <w:rFonts w:ascii="Arial" w:hAnsi="Arial" w:cs="Arial"/>
                <w:sz w:val="16"/>
              </w:rPr>
              <w:t xml:space="preserve"> in different </w:t>
            </w:r>
            <w:r>
              <w:rPr>
                <w:rFonts w:ascii="Arial" w:hAnsi="Arial" w:cs="Arial"/>
                <w:sz w:val="16"/>
              </w:rPr>
              <w:t>ε</w:t>
            </w:r>
          </w:p>
        </w:tc>
        <w:tc>
          <w:tcPr>
            <w:tcW w:w="4508" w:type="dxa"/>
          </w:tcPr>
          <w:p w14:paraId="174F7441" w14:textId="6B044A00" w:rsidR="005E6F60" w:rsidRPr="00F54FB5" w:rsidRDefault="005E6F60" w:rsidP="00140B10">
            <w:pPr>
              <w:spacing w:after="60"/>
              <w:jc w:val="center"/>
              <w:rPr>
                <w:rFonts w:ascii="Arial" w:hAnsi="Arial" w:cs="Arial"/>
                <w:sz w:val="16"/>
              </w:rPr>
            </w:pPr>
            <w:r>
              <w:rPr>
                <w:rFonts w:ascii="Arial" w:hAnsi="Arial" w:cs="Arial"/>
                <w:sz w:val="16"/>
              </w:rPr>
              <w:t>Table 6</w:t>
            </w:r>
            <w:r w:rsidRPr="00F54FB5">
              <w:rPr>
                <w:rFonts w:ascii="Arial" w:hAnsi="Arial" w:cs="Arial"/>
                <w:sz w:val="16"/>
              </w:rPr>
              <w:t>.</w:t>
            </w:r>
            <w:r>
              <w:rPr>
                <w:rFonts w:ascii="Arial" w:hAnsi="Arial" w:cs="Arial"/>
                <w:sz w:val="16"/>
              </w:rPr>
              <w:t xml:space="preserve"> Q-matrix by 1000 episodes with ε=0.001</w:t>
            </w:r>
          </w:p>
        </w:tc>
      </w:tr>
    </w:tbl>
    <w:p w14:paraId="39F1403C" w14:textId="1E97D3F8" w:rsidR="005E6F60" w:rsidRDefault="005E6F60" w:rsidP="00A63EBB">
      <w:pPr>
        <w:spacing w:after="60"/>
        <w:rPr>
          <w:rFonts w:ascii="Arial" w:hAnsi="Arial" w:cs="Arial"/>
        </w:rPr>
      </w:pPr>
    </w:p>
    <w:p w14:paraId="41AB8F36" w14:textId="64C0B7CA" w:rsidR="005E6F60" w:rsidRDefault="005E6F60" w:rsidP="00953DCB">
      <w:pPr>
        <w:spacing w:after="60"/>
        <w:jc w:val="both"/>
        <w:rPr>
          <w:rFonts w:ascii="Arial" w:hAnsi="Arial" w:cs="Arial"/>
        </w:rPr>
      </w:pPr>
      <w:r>
        <w:rPr>
          <w:rFonts w:ascii="Arial" w:hAnsi="Arial" w:cs="Arial"/>
        </w:rPr>
        <w:t xml:space="preserve">Figure 7 shows all 5 cases are converged by 1000 episodes. And </w:t>
      </w:r>
      <m:oMath>
        <m:r>
          <w:rPr>
            <w:rFonts w:ascii="Cambria Math" w:hAnsi="Cambria Math" w:cs="Arial"/>
          </w:rPr>
          <m:t>ε</m:t>
        </m:r>
      </m:oMath>
      <w:r>
        <w:rPr>
          <w:rFonts w:ascii="Arial" w:hAnsi="Arial" w:cs="Arial"/>
        </w:rPr>
        <w:t xml:space="preserve"> seems </w:t>
      </w:r>
      <w:r w:rsidR="00953DCB">
        <w:rPr>
          <w:rFonts w:ascii="Arial" w:hAnsi="Arial" w:cs="Arial"/>
        </w:rPr>
        <w:t xml:space="preserve">only </w:t>
      </w:r>
      <w:r>
        <w:rPr>
          <w:rFonts w:ascii="Arial" w:hAnsi="Arial" w:cs="Arial"/>
        </w:rPr>
        <w:t xml:space="preserve">have </w:t>
      </w:r>
      <w:r w:rsidR="00662407">
        <w:rPr>
          <w:rFonts w:ascii="Arial" w:hAnsi="Arial" w:cs="Arial"/>
        </w:rPr>
        <w:t xml:space="preserve">a </w:t>
      </w:r>
      <w:r>
        <w:rPr>
          <w:rFonts w:ascii="Arial" w:hAnsi="Arial" w:cs="Arial"/>
        </w:rPr>
        <w:t xml:space="preserve">marginal impact on the speed of convergence. However, only looking at performance evaluation in average reward per step is misleading in this case. Table 6 </w:t>
      </w:r>
      <w:r w:rsidR="00953DCB">
        <w:rPr>
          <w:rFonts w:ascii="Arial" w:hAnsi="Arial" w:cs="Arial"/>
        </w:rPr>
        <w:t xml:space="preserve">shows the normalised Q-matrix by 1000 episodes when </w:t>
      </w:r>
      <m:oMath>
        <m:r>
          <w:rPr>
            <w:rFonts w:ascii="Cambria Math" w:hAnsi="Cambria Math" w:cs="Arial"/>
          </w:rPr>
          <m:t>ε</m:t>
        </m:r>
      </m:oMath>
      <w:r w:rsidR="00953DCB">
        <w:rPr>
          <w:rFonts w:ascii="Arial" w:hAnsi="Arial" w:cs="Arial"/>
        </w:rPr>
        <w:t xml:space="preserve"> is 0.001. It appears the matrix is sufficient to guide the agent navigate from Station 9 to 7 in the optimal path. But, many actions at each state are left without explored. This is a good example to show the effect when </w:t>
      </w:r>
      <m:oMath>
        <m:r>
          <w:rPr>
            <w:rFonts w:ascii="Cambria Math" w:hAnsi="Cambria Math" w:cs="Arial"/>
          </w:rPr>
          <m:t>ε</m:t>
        </m:r>
      </m:oMath>
      <w:r w:rsidR="00953DCB">
        <w:rPr>
          <w:rFonts w:ascii="Arial" w:hAnsi="Arial" w:cs="Arial"/>
        </w:rPr>
        <w:t xml:space="preserve"> is too small and the necessity of exploration. In our case, Q-matrix got completely updated when </w:t>
      </w:r>
      <m:oMath>
        <m:r>
          <w:rPr>
            <w:rFonts w:ascii="Cambria Math" w:hAnsi="Cambria Math" w:cs="Arial"/>
          </w:rPr>
          <m:t>ε</m:t>
        </m:r>
      </m:oMath>
      <w:r w:rsidR="00953DCB">
        <w:rPr>
          <w:rFonts w:ascii="Arial" w:hAnsi="Arial" w:cs="Arial"/>
        </w:rPr>
        <w:t xml:space="preserve"> is 0.5 or 0.9.</w:t>
      </w:r>
    </w:p>
    <w:p w14:paraId="453BFA03" w14:textId="77777777" w:rsidR="00170DA9" w:rsidRDefault="00170DA9" w:rsidP="00953DCB">
      <w:pPr>
        <w:spacing w:after="60"/>
        <w:jc w:val="both"/>
        <w:rPr>
          <w:rFonts w:ascii="Arial" w:hAnsi="Arial" w:cs="Arial"/>
        </w:rPr>
      </w:pPr>
    </w:p>
    <w:p w14:paraId="0D3022A2" w14:textId="01801CCA" w:rsidR="00953DCB" w:rsidRDefault="00953DCB" w:rsidP="00953DCB">
      <w:pPr>
        <w:pStyle w:val="Heading2"/>
        <w:numPr>
          <w:ilvl w:val="1"/>
          <w:numId w:val="1"/>
        </w:numPr>
        <w:ind w:left="426" w:hanging="426"/>
        <w:rPr>
          <w:rFonts w:cs="Arial"/>
        </w:rPr>
      </w:pPr>
      <w:r>
        <w:rPr>
          <w:rFonts w:cs="Arial"/>
        </w:rPr>
        <w:t>Search of Decay Factor</w:t>
      </w:r>
    </w:p>
    <w:p w14:paraId="6010A4A6" w14:textId="5E55B690" w:rsidR="00A63EBB" w:rsidRDefault="004D05F9" w:rsidP="00A36399">
      <w:pPr>
        <w:spacing w:after="60"/>
        <w:jc w:val="both"/>
        <w:rPr>
          <w:rFonts w:ascii="Arial" w:hAnsi="Arial" w:cs="Arial"/>
        </w:rPr>
      </w:pPr>
      <w:r>
        <w:rPr>
          <w:rFonts w:ascii="Arial" w:hAnsi="Arial" w:cs="Arial"/>
        </w:rPr>
        <w:t xml:space="preserve">The following values of decay factor are explored: </w:t>
      </w:r>
      <w:r w:rsidRPr="004D05F9">
        <w:rPr>
          <w:rFonts w:ascii="Arial" w:hAnsi="Arial" w:cs="Arial"/>
        </w:rPr>
        <w:t>0.5, 0.7, 0.9, 0.99, 0.999</w:t>
      </w:r>
      <w:r>
        <w:rPr>
          <w:rFonts w:ascii="Arial" w:hAnsi="Arial" w:cs="Arial"/>
        </w:rPr>
        <w:t xml:space="preserve">. </w:t>
      </w:r>
      <w:r w:rsidR="005E3E06">
        <w:rPr>
          <w:rFonts w:ascii="Arial" w:hAnsi="Arial" w:cs="Arial"/>
        </w:rPr>
        <w:t xml:space="preserve">We expect a slow convergence when </w:t>
      </w:r>
      <w:r w:rsidR="00662407">
        <w:rPr>
          <w:rFonts w:ascii="Arial" w:hAnsi="Arial" w:cs="Arial"/>
        </w:rPr>
        <w:t xml:space="preserve">the </w:t>
      </w:r>
      <w:r w:rsidR="005E3E06">
        <w:rPr>
          <w:rFonts w:ascii="Arial" w:hAnsi="Arial" w:cs="Arial"/>
        </w:rPr>
        <w:t xml:space="preserve">decay factor is large, which the agent explores more. This might be an oversimplified hypothesis, but we would expect </w:t>
      </w:r>
      <w:r w:rsidR="00170DA9">
        <w:rPr>
          <w:rFonts w:ascii="Arial" w:hAnsi="Arial" w:cs="Arial"/>
        </w:rPr>
        <w:t>the</w:t>
      </w:r>
      <w:r w:rsidR="005E3E06">
        <w:rPr>
          <w:rFonts w:ascii="Arial" w:hAnsi="Arial" w:cs="Arial"/>
        </w:rPr>
        <w:t xml:space="preserve"> trend. </w:t>
      </w:r>
      <w:r w:rsidR="005E3E06">
        <w:rPr>
          <w:rFonts w:ascii="Arial" w:hAnsi="Arial" w:cs="Arial"/>
          <w:i/>
          <w:color w:val="808080" w:themeColor="background1" w:themeShade="80"/>
        </w:rPr>
        <w:t>[H</w:t>
      </w:r>
      <w:r w:rsidR="005E3E06" w:rsidRPr="00E26A0A">
        <w:rPr>
          <w:rFonts w:ascii="Arial" w:hAnsi="Arial" w:cs="Arial"/>
          <w:i/>
          <w:color w:val="808080" w:themeColor="background1" w:themeShade="80"/>
        </w:rPr>
        <w:t xml:space="preserve">ypothesis </w:t>
      </w:r>
      <w:r w:rsidR="005E3E06">
        <w:rPr>
          <w:rFonts w:ascii="Arial" w:hAnsi="Arial" w:cs="Arial"/>
          <w:i/>
          <w:color w:val="808080" w:themeColor="background1" w:themeShade="80"/>
        </w:rPr>
        <w:t>4</w:t>
      </w:r>
      <w:r w:rsidR="005E3E06" w:rsidRPr="00E26A0A">
        <w:rPr>
          <w:rFonts w:ascii="Arial" w:hAnsi="Arial" w:cs="Arial"/>
          <w:i/>
          <w:color w:val="808080" w:themeColor="background1" w:themeShade="80"/>
        </w:rPr>
        <w:t xml:space="preserve">: larger </w:t>
      </w:r>
      <w:r w:rsidR="005E3E06">
        <w:rPr>
          <w:rFonts w:ascii="Arial" w:hAnsi="Arial" w:cs="Arial"/>
          <w:i/>
          <w:color w:val="808080" w:themeColor="background1" w:themeShade="80"/>
        </w:rPr>
        <w:t>decay factor</w:t>
      </w:r>
      <w:r w:rsidR="005E3E06" w:rsidRPr="00E26A0A">
        <w:rPr>
          <w:rFonts w:ascii="Arial" w:hAnsi="Arial" w:cs="Arial"/>
          <w:i/>
          <w:color w:val="808080" w:themeColor="background1" w:themeShade="80"/>
        </w:rPr>
        <w:t xml:space="preserve"> leads to </w:t>
      </w:r>
      <w:r w:rsidR="005E3E06">
        <w:rPr>
          <w:rFonts w:ascii="Arial" w:hAnsi="Arial" w:cs="Arial"/>
          <w:i/>
          <w:color w:val="808080" w:themeColor="background1" w:themeShade="80"/>
        </w:rPr>
        <w:t>slower</w:t>
      </w:r>
      <w:r w:rsidR="005E3E06" w:rsidRPr="00E26A0A">
        <w:rPr>
          <w:rFonts w:ascii="Arial" w:hAnsi="Arial" w:cs="Arial"/>
          <w:i/>
          <w:color w:val="808080" w:themeColor="background1" w:themeShade="80"/>
        </w:rPr>
        <w:t xml:space="preserve"> convergence</w:t>
      </w:r>
      <w:r w:rsidR="005E3E06">
        <w:rPr>
          <w:rFonts w:ascii="Arial" w:hAnsi="Arial" w:cs="Arial"/>
          <w:i/>
          <w:color w:val="808080" w:themeColor="background1" w:themeShade="80"/>
        </w:rPr>
        <w:t>]</w:t>
      </w:r>
      <w:r w:rsidR="00A36399">
        <w:rPr>
          <w:rFonts w:ascii="Arial" w:hAnsi="Arial" w:cs="Arial"/>
          <w:i/>
          <w:color w:val="808080" w:themeColor="background1" w:themeShade="80"/>
        </w:rPr>
        <w:t xml:space="preserve"> </w:t>
      </w:r>
    </w:p>
    <w:tbl>
      <w:tblPr>
        <w:tblStyle w:val="TableGrid"/>
        <w:tblW w:w="0" w:type="auto"/>
        <w:jc w:val="center"/>
        <w:tblLook w:val="04A0" w:firstRow="1" w:lastRow="0" w:firstColumn="1" w:lastColumn="0" w:noHBand="0" w:noVBand="1"/>
      </w:tblPr>
      <w:tblGrid>
        <w:gridCol w:w="4508"/>
        <w:gridCol w:w="4508"/>
      </w:tblGrid>
      <w:tr w:rsidR="005E3E06" w14:paraId="005685F0" w14:textId="77777777" w:rsidTr="00CC586B">
        <w:trPr>
          <w:jc w:val="center"/>
        </w:trPr>
        <w:tc>
          <w:tcPr>
            <w:tcW w:w="4508" w:type="dxa"/>
          </w:tcPr>
          <w:p w14:paraId="661BD944" w14:textId="5547B7FE" w:rsidR="005E3E06" w:rsidRDefault="005E3E06" w:rsidP="00140B10">
            <w:pPr>
              <w:spacing w:after="60"/>
              <w:rPr>
                <w:rFonts w:ascii="Arial" w:hAnsi="Arial" w:cs="Arial"/>
              </w:rPr>
            </w:pPr>
            <w:r>
              <w:rPr>
                <w:rFonts w:ascii="Arial" w:hAnsi="Arial" w:cs="Arial"/>
                <w:noProof/>
                <w:color w:val="000000"/>
              </w:rPr>
              <w:lastRenderedPageBreak/>
              <w:drawing>
                <wp:inline distT="0" distB="0" distL="0" distR="0" wp14:anchorId="5994F777" wp14:editId="6E3A7FDA">
                  <wp:extent cx="2725420" cy="2063115"/>
                  <wp:effectExtent l="0" t="0" r="0" b="0"/>
                  <wp:docPr id="23" name="Picture 23" descr="https://lh3.googleusercontent.com/9FHgWY4_IxF3mqQTXh5RlXsJijcUfc1640SBxXzrJPskededN06KeIDQek2SiVMAlShicAgIFWWYFdfwP97AOCtS9bt_GWZKInUFaMzflZav5bK_MAHPN8pRMrIOcgXb_32zn8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3.googleusercontent.com/9FHgWY4_IxF3mqQTXh5RlXsJijcUfc1640SBxXzrJPskededN06KeIDQek2SiVMAlShicAgIFWWYFdfwP97AOCtS9bt_GWZKInUFaMzflZav5bK_MAHPN8pRMrIOcgXb_32zn8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25420" cy="2063115"/>
                          </a:xfrm>
                          <a:prstGeom prst="rect">
                            <a:avLst/>
                          </a:prstGeom>
                          <a:noFill/>
                          <a:ln>
                            <a:noFill/>
                          </a:ln>
                        </pic:spPr>
                      </pic:pic>
                    </a:graphicData>
                  </a:graphic>
                </wp:inline>
              </w:drawing>
            </w:r>
          </w:p>
        </w:tc>
        <w:tc>
          <w:tcPr>
            <w:tcW w:w="4508" w:type="dxa"/>
            <w:vAlign w:val="center"/>
          </w:tcPr>
          <w:p w14:paraId="556AE16A" w14:textId="6C2E4F2D" w:rsidR="005E3E06" w:rsidRDefault="005E3E06" w:rsidP="005E3E06">
            <w:pPr>
              <w:spacing w:after="60"/>
              <w:jc w:val="center"/>
              <w:rPr>
                <w:rFonts w:ascii="Arial" w:hAnsi="Arial" w:cs="Arial"/>
              </w:rPr>
            </w:pPr>
            <w:r>
              <w:rPr>
                <w:rFonts w:ascii="Arial" w:hAnsi="Arial" w:cs="Arial"/>
                <w:noProof/>
                <w:color w:val="000000"/>
              </w:rPr>
              <w:drawing>
                <wp:inline distT="0" distB="0" distL="0" distR="0" wp14:anchorId="3C4B1D3D" wp14:editId="772F49C7">
                  <wp:extent cx="2725420" cy="1875790"/>
                  <wp:effectExtent l="0" t="0" r="0" b="0"/>
                  <wp:docPr id="24" name="Picture 24" descr="https://lh3.googleusercontent.com/c0u4VLnwXfdLfGdt2HuizEfzQTHXjjFl0TV1PLGp6qAoyGBRCzRzcveJj5FQkUautoLQdlwXSFmNWz7w63xLs5oR7ceibn76dS3yLmwrKEs1dp3Tcn1MMXs-qfvALl_Q8HkJxTj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3.googleusercontent.com/c0u4VLnwXfdLfGdt2HuizEfzQTHXjjFl0TV1PLGp6qAoyGBRCzRzcveJj5FQkUautoLQdlwXSFmNWz7w63xLs5oR7ceibn76dS3yLmwrKEs1dp3Tcn1MMXs-qfvALl_Q8HkJxTj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25420" cy="1875790"/>
                          </a:xfrm>
                          <a:prstGeom prst="rect">
                            <a:avLst/>
                          </a:prstGeom>
                          <a:noFill/>
                          <a:ln>
                            <a:noFill/>
                          </a:ln>
                        </pic:spPr>
                      </pic:pic>
                    </a:graphicData>
                  </a:graphic>
                </wp:inline>
              </w:drawing>
            </w:r>
          </w:p>
        </w:tc>
      </w:tr>
      <w:tr w:rsidR="005E3E06" w:rsidRPr="00F54FB5" w14:paraId="411AD2C5" w14:textId="77777777" w:rsidTr="00CC586B">
        <w:trPr>
          <w:jc w:val="center"/>
        </w:trPr>
        <w:tc>
          <w:tcPr>
            <w:tcW w:w="4508" w:type="dxa"/>
          </w:tcPr>
          <w:p w14:paraId="125D0748" w14:textId="5538BEA1" w:rsidR="005E3E06" w:rsidRPr="00F54FB5" w:rsidRDefault="005E3E06" w:rsidP="00140B10">
            <w:pPr>
              <w:spacing w:after="60"/>
              <w:jc w:val="center"/>
              <w:rPr>
                <w:rFonts w:ascii="Arial" w:hAnsi="Arial" w:cs="Arial"/>
                <w:sz w:val="16"/>
              </w:rPr>
            </w:pPr>
            <w:r w:rsidRPr="00F54FB5">
              <w:rPr>
                <w:rFonts w:ascii="Arial" w:hAnsi="Arial" w:cs="Arial"/>
                <w:sz w:val="16"/>
              </w:rPr>
              <w:t xml:space="preserve">Figure </w:t>
            </w:r>
            <w:r>
              <w:rPr>
                <w:rFonts w:ascii="Arial" w:hAnsi="Arial" w:cs="Arial"/>
                <w:sz w:val="16"/>
              </w:rPr>
              <w:t>8</w:t>
            </w:r>
            <w:r w:rsidRPr="00F54FB5">
              <w:rPr>
                <w:rFonts w:ascii="Arial" w:hAnsi="Arial" w:cs="Arial"/>
                <w:sz w:val="16"/>
              </w:rPr>
              <w:t>.</w:t>
            </w:r>
            <w:r>
              <w:rPr>
                <w:rFonts w:ascii="Arial" w:hAnsi="Arial" w:cs="Arial"/>
                <w:sz w:val="16"/>
              </w:rPr>
              <w:t xml:space="preserve"> Average reward per step</w:t>
            </w:r>
            <w:r w:rsidRPr="00F54FB5">
              <w:rPr>
                <w:rFonts w:ascii="Arial" w:hAnsi="Arial" w:cs="Arial"/>
                <w:sz w:val="16"/>
              </w:rPr>
              <w:t xml:space="preserve"> in different </w:t>
            </w:r>
            <w:r>
              <w:rPr>
                <w:rFonts w:ascii="Arial" w:hAnsi="Arial" w:cs="Arial"/>
                <w:sz w:val="16"/>
              </w:rPr>
              <w:t>decay</w:t>
            </w:r>
          </w:p>
        </w:tc>
        <w:tc>
          <w:tcPr>
            <w:tcW w:w="4508" w:type="dxa"/>
          </w:tcPr>
          <w:p w14:paraId="15ED0663" w14:textId="4AD2922D" w:rsidR="005E3E06" w:rsidRPr="00F54FB5" w:rsidRDefault="005E3E06" w:rsidP="00140B10">
            <w:pPr>
              <w:spacing w:after="60"/>
              <w:jc w:val="center"/>
              <w:rPr>
                <w:rFonts w:ascii="Arial" w:hAnsi="Arial" w:cs="Arial"/>
                <w:sz w:val="16"/>
              </w:rPr>
            </w:pPr>
            <w:r>
              <w:rPr>
                <w:rFonts w:ascii="Arial" w:hAnsi="Arial" w:cs="Arial"/>
                <w:sz w:val="16"/>
              </w:rPr>
              <w:t>Table 7</w:t>
            </w:r>
            <w:r w:rsidRPr="00F54FB5">
              <w:rPr>
                <w:rFonts w:ascii="Arial" w:hAnsi="Arial" w:cs="Arial"/>
                <w:sz w:val="16"/>
              </w:rPr>
              <w:t>.</w:t>
            </w:r>
            <w:r>
              <w:rPr>
                <w:rFonts w:ascii="Arial" w:hAnsi="Arial" w:cs="Arial"/>
                <w:sz w:val="16"/>
              </w:rPr>
              <w:t xml:space="preserve"> Statistics of total steps in different decay</w:t>
            </w:r>
          </w:p>
        </w:tc>
      </w:tr>
    </w:tbl>
    <w:p w14:paraId="7B9FC108" w14:textId="0B3EAF27" w:rsidR="005E3E06" w:rsidRDefault="005E3E06" w:rsidP="009E45A5">
      <w:pPr>
        <w:spacing w:after="60"/>
        <w:jc w:val="both"/>
        <w:rPr>
          <w:rFonts w:ascii="Arial" w:hAnsi="Arial" w:cs="Arial"/>
        </w:rPr>
      </w:pPr>
    </w:p>
    <w:p w14:paraId="7ED226BC" w14:textId="5CBD7B23" w:rsidR="005E3E06" w:rsidRDefault="00CC586B" w:rsidP="009E45A5">
      <w:pPr>
        <w:spacing w:after="60"/>
        <w:jc w:val="both"/>
        <w:rPr>
          <w:rFonts w:ascii="Arial" w:hAnsi="Arial" w:cs="Arial"/>
        </w:rPr>
      </w:pPr>
      <w:r>
        <w:rPr>
          <w:rFonts w:ascii="Arial" w:hAnsi="Arial" w:cs="Arial"/>
        </w:rPr>
        <w:t>The performance evaluation in F</w:t>
      </w:r>
      <w:r w:rsidR="005E3E06">
        <w:rPr>
          <w:rFonts w:ascii="Arial" w:hAnsi="Arial" w:cs="Arial"/>
        </w:rPr>
        <w:t>igure 8 doesn’t show any clear trend in terms of the speed of convergence with different decay factor</w:t>
      </w:r>
      <w:r w:rsidR="009E45A5">
        <w:rPr>
          <w:rFonts w:ascii="Arial" w:hAnsi="Arial" w:cs="Arial"/>
        </w:rPr>
        <w:t>, and little conclusion can be draw</w:t>
      </w:r>
      <w:r w:rsidR="00662407">
        <w:rPr>
          <w:rFonts w:ascii="Arial" w:hAnsi="Arial" w:cs="Arial"/>
        </w:rPr>
        <w:t>n</w:t>
      </w:r>
      <w:r w:rsidR="009E45A5">
        <w:rPr>
          <w:rFonts w:ascii="Arial" w:hAnsi="Arial" w:cs="Arial"/>
        </w:rPr>
        <w:t xml:space="preserve"> from it. </w:t>
      </w:r>
      <w:r>
        <w:rPr>
          <w:rFonts w:ascii="Arial" w:hAnsi="Arial" w:cs="Arial"/>
        </w:rPr>
        <w:t>However</w:t>
      </w:r>
      <w:r w:rsidR="009E45A5">
        <w:rPr>
          <w:rFonts w:ascii="Arial" w:hAnsi="Arial" w:cs="Arial"/>
        </w:rPr>
        <w:t xml:space="preserve">, Table 7 reveals some </w:t>
      </w:r>
      <w:r>
        <w:rPr>
          <w:rFonts w:ascii="Arial" w:hAnsi="Arial" w:cs="Arial"/>
        </w:rPr>
        <w:t>insights</w:t>
      </w:r>
      <w:r w:rsidR="00662FBF">
        <w:rPr>
          <w:rFonts w:ascii="Arial" w:hAnsi="Arial" w:cs="Arial"/>
        </w:rPr>
        <w:t xml:space="preserve"> of </w:t>
      </w:r>
      <w:r w:rsidR="009E45A5">
        <w:rPr>
          <w:rFonts w:ascii="Arial" w:hAnsi="Arial" w:cs="Arial"/>
        </w:rPr>
        <w:t xml:space="preserve">impact from the different decay factors. </w:t>
      </w:r>
      <w:r w:rsidR="00662FBF">
        <w:rPr>
          <w:rFonts w:ascii="Arial" w:hAnsi="Arial" w:cs="Arial"/>
        </w:rPr>
        <w:t>The decay factor is negatively correlated with average total steps. For example, average 4.4 steps when decay is 0.999 but 5.9 steps when decay is 0.5.</w:t>
      </w:r>
      <w:r w:rsidR="00947C2A">
        <w:rPr>
          <w:rFonts w:ascii="Arial" w:hAnsi="Arial" w:cs="Arial"/>
        </w:rPr>
        <w:t xml:space="preserve"> Also, the 3</w:t>
      </w:r>
      <w:r w:rsidR="00947C2A" w:rsidRPr="00947C2A">
        <w:rPr>
          <w:rFonts w:ascii="Arial" w:hAnsi="Arial" w:cs="Arial"/>
          <w:vertAlign w:val="superscript"/>
        </w:rPr>
        <w:t>rd</w:t>
      </w:r>
      <w:r w:rsidR="00947C2A">
        <w:rPr>
          <w:rFonts w:ascii="Arial" w:hAnsi="Arial" w:cs="Arial"/>
        </w:rPr>
        <w:t xml:space="preserve"> quartile total steps is 4 steps only when decay is 0.999. It means slower decay (i.e. more exploration) is beneficial</w:t>
      </w:r>
      <w:r>
        <w:rPr>
          <w:rFonts w:ascii="Arial" w:hAnsi="Arial" w:cs="Arial"/>
        </w:rPr>
        <w:t xml:space="preserve"> for Q-matrix update</w:t>
      </w:r>
      <w:r w:rsidR="00947C2A">
        <w:rPr>
          <w:rFonts w:ascii="Arial" w:hAnsi="Arial" w:cs="Arial"/>
        </w:rPr>
        <w:t xml:space="preserve">. When checking Q-matrix with different decay value, it </w:t>
      </w:r>
      <w:r>
        <w:rPr>
          <w:rFonts w:ascii="Arial" w:hAnsi="Arial" w:cs="Arial"/>
        </w:rPr>
        <w:t>is noticed</w:t>
      </w:r>
      <w:r w:rsidR="00947C2A">
        <w:rPr>
          <w:rFonts w:ascii="Arial" w:hAnsi="Arial" w:cs="Arial"/>
        </w:rPr>
        <w:t xml:space="preserve"> that the Q-matrix is completely updated when decay value is 0.99 or 0.999. This is another good example to prove the value of exploration</w:t>
      </w:r>
      <w:r w:rsidR="00662407">
        <w:rPr>
          <w:rFonts w:ascii="Arial" w:hAnsi="Arial" w:cs="Arial"/>
        </w:rPr>
        <w:t>,</w:t>
      </w:r>
      <w:r w:rsidR="00947C2A">
        <w:rPr>
          <w:rFonts w:ascii="Arial" w:hAnsi="Arial" w:cs="Arial"/>
        </w:rPr>
        <w:t xml:space="preserve"> especially in early episodes.</w:t>
      </w:r>
    </w:p>
    <w:p w14:paraId="6F9880D2" w14:textId="4892DC78" w:rsidR="00947C2A" w:rsidRDefault="00947C2A" w:rsidP="009E45A5">
      <w:pPr>
        <w:spacing w:after="60"/>
        <w:jc w:val="both"/>
        <w:rPr>
          <w:rFonts w:ascii="Arial" w:hAnsi="Arial" w:cs="Arial"/>
        </w:rPr>
      </w:pPr>
    </w:p>
    <w:p w14:paraId="4520BBE3" w14:textId="086DAA2E" w:rsidR="00947C2A" w:rsidRDefault="005C20C7" w:rsidP="005C20C7">
      <w:pPr>
        <w:pStyle w:val="Heading2"/>
        <w:numPr>
          <w:ilvl w:val="1"/>
          <w:numId w:val="1"/>
        </w:numPr>
        <w:ind w:left="426" w:hanging="426"/>
        <w:rPr>
          <w:rFonts w:cs="Arial"/>
        </w:rPr>
      </w:pPr>
      <w:r>
        <w:rPr>
          <w:rFonts w:cs="Arial"/>
        </w:rPr>
        <w:t>Search for an Optimal Combination</w:t>
      </w:r>
    </w:p>
    <w:p w14:paraId="39F8192F" w14:textId="0420D4E9" w:rsidR="00B11EAF" w:rsidRDefault="00140B10" w:rsidP="009E45A5">
      <w:pPr>
        <w:spacing w:after="60"/>
        <w:jc w:val="both"/>
        <w:rPr>
          <w:rFonts w:ascii="Arial" w:hAnsi="Arial" w:cs="Arial"/>
        </w:rPr>
      </w:pPr>
      <w:r w:rsidRPr="00140B10">
        <w:rPr>
          <w:rFonts w:ascii="Arial" w:hAnsi="Arial" w:cs="Arial"/>
        </w:rPr>
        <w:t>The sections above demonstrated the impact on Q-learning by varying a single parameter in each section. Based on the findings above, we can summarise the optimal value range as:</w:t>
      </w:r>
    </w:p>
    <w:tbl>
      <w:tblPr>
        <w:tblStyle w:val="TableGrid"/>
        <w:tblW w:w="0" w:type="auto"/>
        <w:tblLook w:val="04A0" w:firstRow="1" w:lastRow="0" w:firstColumn="1" w:lastColumn="0" w:noHBand="0" w:noVBand="1"/>
      </w:tblPr>
      <w:tblGrid>
        <w:gridCol w:w="2254"/>
        <w:gridCol w:w="2136"/>
        <w:gridCol w:w="2372"/>
        <w:gridCol w:w="2254"/>
      </w:tblGrid>
      <w:tr w:rsidR="00695586" w14:paraId="1F3FC06A" w14:textId="77777777" w:rsidTr="00695586">
        <w:tc>
          <w:tcPr>
            <w:tcW w:w="9016" w:type="dxa"/>
            <w:gridSpan w:val="4"/>
            <w:shd w:val="clear" w:color="auto" w:fill="F2F2F2" w:themeFill="background1" w:themeFillShade="F2"/>
            <w:vAlign w:val="center"/>
          </w:tcPr>
          <w:p w14:paraId="2FD1D0B0" w14:textId="75EA0E2E" w:rsidR="00695586" w:rsidRPr="00695586" w:rsidRDefault="00695586" w:rsidP="00695586">
            <w:pPr>
              <w:spacing w:after="60"/>
              <w:jc w:val="center"/>
              <w:rPr>
                <w:rFonts w:ascii="Arial" w:hAnsi="Arial" w:cs="Arial"/>
                <w:b/>
              </w:rPr>
            </w:pPr>
            <w:r w:rsidRPr="00695586">
              <w:rPr>
                <w:rFonts w:ascii="Arial" w:hAnsi="Arial" w:cs="Arial"/>
                <w:b/>
              </w:rPr>
              <w:t>Parameter and Optimal Value Range</w:t>
            </w:r>
          </w:p>
        </w:tc>
      </w:tr>
      <w:tr w:rsidR="00695586" w14:paraId="75EB3AED" w14:textId="77777777" w:rsidTr="00B11EAF">
        <w:tc>
          <w:tcPr>
            <w:tcW w:w="2254" w:type="dxa"/>
          </w:tcPr>
          <w:p w14:paraId="6BC55921" w14:textId="329E611B" w:rsidR="00695586" w:rsidRDefault="00B11EAF" w:rsidP="009E45A5">
            <w:pPr>
              <w:spacing w:after="60"/>
              <w:jc w:val="both"/>
              <w:rPr>
                <w:rFonts w:ascii="Arial" w:hAnsi="Arial" w:cs="Arial"/>
              </w:rPr>
            </w:pPr>
            <w:r>
              <w:rPr>
                <w:rFonts w:ascii="Arial" w:hAnsi="Arial" w:cs="Arial"/>
              </w:rPr>
              <w:t>Learning Rate (α)</w:t>
            </w:r>
          </w:p>
        </w:tc>
        <w:tc>
          <w:tcPr>
            <w:tcW w:w="2136" w:type="dxa"/>
            <w:vAlign w:val="center"/>
          </w:tcPr>
          <w:p w14:paraId="0CF930CA" w14:textId="66E3C7BA" w:rsidR="00695586" w:rsidRDefault="00C3615F" w:rsidP="00B11EAF">
            <w:pPr>
              <w:spacing w:after="60"/>
              <w:jc w:val="center"/>
              <w:rPr>
                <w:rFonts w:ascii="Arial" w:hAnsi="Arial" w:cs="Arial"/>
              </w:rPr>
            </w:pPr>
            <w:r>
              <w:rPr>
                <w:rFonts w:ascii="Arial" w:hAnsi="Arial" w:cs="Arial"/>
              </w:rPr>
              <w:t xml:space="preserve"> </w:t>
            </w:r>
            <w:r w:rsidR="00B11EAF">
              <w:rPr>
                <w:rFonts w:ascii="Arial" w:hAnsi="Arial" w:cs="Arial"/>
              </w:rPr>
              <w:t>[0.5, 0.9]</w:t>
            </w:r>
          </w:p>
        </w:tc>
        <w:tc>
          <w:tcPr>
            <w:tcW w:w="2372" w:type="dxa"/>
          </w:tcPr>
          <w:p w14:paraId="4ED17B24" w14:textId="74C39E07" w:rsidR="00695586" w:rsidRDefault="00B11EAF" w:rsidP="009E45A5">
            <w:pPr>
              <w:spacing w:after="60"/>
              <w:jc w:val="both"/>
              <w:rPr>
                <w:rFonts w:ascii="Arial" w:hAnsi="Arial" w:cs="Arial"/>
              </w:rPr>
            </w:pPr>
            <w:r>
              <w:rPr>
                <w:rFonts w:ascii="Arial" w:hAnsi="Arial" w:cs="Arial"/>
              </w:rPr>
              <w:t>Exploration Factor (ε)</w:t>
            </w:r>
          </w:p>
        </w:tc>
        <w:tc>
          <w:tcPr>
            <w:tcW w:w="2254" w:type="dxa"/>
            <w:vAlign w:val="center"/>
          </w:tcPr>
          <w:p w14:paraId="556DF20A" w14:textId="2E317981" w:rsidR="00695586" w:rsidRDefault="00B11EAF" w:rsidP="00B11EAF">
            <w:pPr>
              <w:spacing w:after="60"/>
              <w:jc w:val="center"/>
              <w:rPr>
                <w:rFonts w:ascii="Arial" w:hAnsi="Arial" w:cs="Arial"/>
              </w:rPr>
            </w:pPr>
            <w:r>
              <w:rPr>
                <w:rFonts w:ascii="Arial" w:hAnsi="Arial" w:cs="Arial"/>
              </w:rPr>
              <w:t>[0.5, 0.9]</w:t>
            </w:r>
          </w:p>
        </w:tc>
      </w:tr>
      <w:tr w:rsidR="00695586" w14:paraId="256A7CB1" w14:textId="77777777" w:rsidTr="00B11EAF">
        <w:tc>
          <w:tcPr>
            <w:tcW w:w="2254" w:type="dxa"/>
          </w:tcPr>
          <w:p w14:paraId="5C40995F" w14:textId="2502CF1C" w:rsidR="00695586" w:rsidRDefault="00B11EAF" w:rsidP="009E45A5">
            <w:pPr>
              <w:spacing w:after="60"/>
              <w:jc w:val="both"/>
              <w:rPr>
                <w:rFonts w:ascii="Arial" w:hAnsi="Arial" w:cs="Arial"/>
              </w:rPr>
            </w:pPr>
            <w:r>
              <w:rPr>
                <w:rFonts w:ascii="Arial" w:hAnsi="Arial" w:cs="Arial"/>
              </w:rPr>
              <w:t>Discount Rate (γ)</w:t>
            </w:r>
          </w:p>
        </w:tc>
        <w:tc>
          <w:tcPr>
            <w:tcW w:w="2136" w:type="dxa"/>
            <w:vAlign w:val="center"/>
          </w:tcPr>
          <w:p w14:paraId="3548B458" w14:textId="2C21BFC7" w:rsidR="00695586" w:rsidRDefault="00B11EAF" w:rsidP="00B11EAF">
            <w:pPr>
              <w:spacing w:after="60"/>
              <w:jc w:val="center"/>
              <w:rPr>
                <w:rFonts w:ascii="Arial" w:hAnsi="Arial" w:cs="Arial"/>
              </w:rPr>
            </w:pPr>
            <w:r>
              <w:rPr>
                <w:rFonts w:ascii="Arial" w:hAnsi="Arial" w:cs="Arial"/>
              </w:rPr>
              <w:t>[0.5, 0.8]</w:t>
            </w:r>
          </w:p>
        </w:tc>
        <w:tc>
          <w:tcPr>
            <w:tcW w:w="2372" w:type="dxa"/>
          </w:tcPr>
          <w:p w14:paraId="413B5DD9" w14:textId="6E01475C" w:rsidR="00695586" w:rsidRDefault="00B11EAF" w:rsidP="009E45A5">
            <w:pPr>
              <w:spacing w:after="60"/>
              <w:jc w:val="both"/>
              <w:rPr>
                <w:rFonts w:ascii="Arial" w:hAnsi="Arial" w:cs="Arial"/>
              </w:rPr>
            </w:pPr>
            <w:r>
              <w:rPr>
                <w:rFonts w:ascii="Arial" w:hAnsi="Arial" w:cs="Arial"/>
              </w:rPr>
              <w:t>Decay Factor (df)</w:t>
            </w:r>
          </w:p>
        </w:tc>
        <w:tc>
          <w:tcPr>
            <w:tcW w:w="2254" w:type="dxa"/>
            <w:vAlign w:val="center"/>
          </w:tcPr>
          <w:p w14:paraId="1D8C2B6B" w14:textId="7459D565" w:rsidR="00695586" w:rsidRDefault="00B11EAF" w:rsidP="00B11EAF">
            <w:pPr>
              <w:spacing w:after="60"/>
              <w:jc w:val="center"/>
              <w:rPr>
                <w:rFonts w:ascii="Arial" w:hAnsi="Arial" w:cs="Arial"/>
              </w:rPr>
            </w:pPr>
            <w:r>
              <w:rPr>
                <w:rFonts w:ascii="Arial" w:hAnsi="Arial" w:cs="Arial"/>
              </w:rPr>
              <w:t>[0.99, 0.999]</w:t>
            </w:r>
          </w:p>
        </w:tc>
      </w:tr>
      <w:tr w:rsidR="00B11EAF" w14:paraId="0BFC4263" w14:textId="77777777" w:rsidTr="00B11EAF">
        <w:tc>
          <w:tcPr>
            <w:tcW w:w="9016" w:type="dxa"/>
            <w:gridSpan w:val="4"/>
            <w:vAlign w:val="center"/>
          </w:tcPr>
          <w:p w14:paraId="438CCF5F" w14:textId="2E1BC611" w:rsidR="00B11EAF" w:rsidRDefault="00B11EAF" w:rsidP="00B11EAF">
            <w:pPr>
              <w:spacing w:after="60"/>
              <w:jc w:val="center"/>
              <w:rPr>
                <w:rFonts w:ascii="Arial" w:hAnsi="Arial" w:cs="Arial"/>
              </w:rPr>
            </w:pPr>
            <w:r w:rsidRPr="00B11EAF">
              <w:rPr>
                <w:rFonts w:ascii="Arial" w:hAnsi="Arial" w:cs="Arial"/>
                <w:sz w:val="16"/>
              </w:rPr>
              <w:t>Table 10. Optimal value range for each parameter</w:t>
            </w:r>
          </w:p>
        </w:tc>
      </w:tr>
    </w:tbl>
    <w:p w14:paraId="3529FCB6" w14:textId="7A8A4DF1" w:rsidR="00140B10" w:rsidRDefault="00140B10" w:rsidP="009E45A5">
      <w:pPr>
        <w:spacing w:after="60"/>
        <w:jc w:val="both"/>
        <w:rPr>
          <w:rFonts w:ascii="Arial" w:hAnsi="Arial" w:cs="Arial"/>
        </w:rPr>
      </w:pPr>
    </w:p>
    <w:p w14:paraId="26DD199A" w14:textId="7A94A3D7" w:rsidR="00B11EAF" w:rsidRDefault="00B11EAF" w:rsidP="009E45A5">
      <w:pPr>
        <w:spacing w:after="60"/>
        <w:jc w:val="both"/>
        <w:rPr>
          <w:rFonts w:ascii="Arial" w:hAnsi="Arial" w:cs="Arial"/>
        </w:rPr>
      </w:pPr>
      <w:r w:rsidRPr="00B11EAF">
        <w:rPr>
          <w:rFonts w:ascii="Arial" w:hAnsi="Arial" w:cs="Arial"/>
        </w:rPr>
        <w:t>To find the optimal parameters</w:t>
      </w:r>
      <w:r w:rsidR="00273D25">
        <w:rPr>
          <w:rFonts w:ascii="Arial" w:hAnsi="Arial" w:cs="Arial"/>
        </w:rPr>
        <w:t xml:space="preserve"> combination</w:t>
      </w:r>
      <w:r w:rsidRPr="00B11EAF">
        <w:rPr>
          <w:rFonts w:ascii="Arial" w:hAnsi="Arial" w:cs="Arial"/>
        </w:rPr>
        <w:t>, a Grid Search on learning rate (0.8, 0.9), exploration factor (0.7, 0.9), and decay factor (0.99, 0.999) is performed. The discount rate is fixed at 0.8</w:t>
      </w:r>
      <w:r>
        <w:rPr>
          <w:rFonts w:ascii="Arial" w:hAnsi="Arial" w:cs="Arial"/>
        </w:rPr>
        <w:t xml:space="preserve"> to be comparable with other sections</w:t>
      </w:r>
      <w:r w:rsidRPr="00B11EAF">
        <w:rPr>
          <w:rFonts w:ascii="Arial" w:hAnsi="Arial" w:cs="Arial"/>
        </w:rPr>
        <w:t xml:space="preserve">. </w:t>
      </w:r>
      <w:r w:rsidR="00273D25">
        <w:rPr>
          <w:rFonts w:ascii="Arial" w:hAnsi="Arial" w:cs="Arial"/>
        </w:rPr>
        <w:t>T</w:t>
      </w:r>
      <w:r w:rsidRPr="00B11EAF">
        <w:rPr>
          <w:rFonts w:ascii="Arial" w:hAnsi="Arial" w:cs="Arial"/>
        </w:rPr>
        <w:t xml:space="preserve">he discount rate has a direct impact on </w:t>
      </w:r>
      <w:r>
        <w:rPr>
          <w:rFonts w:ascii="Arial" w:hAnsi="Arial" w:cs="Arial"/>
        </w:rPr>
        <w:t xml:space="preserve">the magnitude of </w:t>
      </w:r>
      <w:r w:rsidRPr="00B11EAF">
        <w:rPr>
          <w:rFonts w:ascii="Arial" w:hAnsi="Arial" w:cs="Arial"/>
        </w:rPr>
        <w:t>Q value, thus varying the discount rate would make the comparison challenging</w:t>
      </w:r>
      <w:r>
        <w:rPr>
          <w:rFonts w:ascii="Arial" w:hAnsi="Arial" w:cs="Arial"/>
        </w:rPr>
        <w:t>.</w:t>
      </w:r>
    </w:p>
    <w:p w14:paraId="335E6DF6" w14:textId="77777777" w:rsidR="00CC586B" w:rsidRDefault="00CC586B" w:rsidP="009E45A5">
      <w:pPr>
        <w:spacing w:after="60"/>
        <w:jc w:val="both"/>
        <w:rPr>
          <w:rFonts w:ascii="Arial" w:hAnsi="Arial" w:cs="Arial"/>
        </w:rPr>
      </w:pPr>
    </w:p>
    <w:tbl>
      <w:tblPr>
        <w:tblStyle w:val="TableGrid"/>
        <w:tblW w:w="0" w:type="auto"/>
        <w:jc w:val="center"/>
        <w:tblLook w:val="04A0" w:firstRow="1" w:lastRow="0" w:firstColumn="1" w:lastColumn="0" w:noHBand="0" w:noVBand="1"/>
      </w:tblPr>
      <w:tblGrid>
        <w:gridCol w:w="4508"/>
        <w:gridCol w:w="4508"/>
      </w:tblGrid>
      <w:tr w:rsidR="00B11EAF" w14:paraId="2D361326" w14:textId="77777777" w:rsidTr="00CC586B">
        <w:trPr>
          <w:jc w:val="center"/>
        </w:trPr>
        <w:tc>
          <w:tcPr>
            <w:tcW w:w="4508" w:type="dxa"/>
          </w:tcPr>
          <w:p w14:paraId="43A70A13" w14:textId="61F07087" w:rsidR="00B11EAF" w:rsidRDefault="00B11EAF" w:rsidP="009E45A5">
            <w:pPr>
              <w:spacing w:after="60"/>
              <w:jc w:val="both"/>
              <w:rPr>
                <w:rFonts w:ascii="Arial" w:hAnsi="Arial" w:cs="Arial"/>
              </w:rPr>
            </w:pPr>
            <w:r>
              <w:rPr>
                <w:rFonts w:ascii="Arial" w:hAnsi="Arial" w:cs="Arial"/>
                <w:noProof/>
                <w:color w:val="000000"/>
              </w:rPr>
              <w:drawing>
                <wp:inline distT="0" distB="0" distL="0" distR="0" wp14:anchorId="75F6DE1E" wp14:editId="59886DFD">
                  <wp:extent cx="2725420" cy="2063115"/>
                  <wp:effectExtent l="0" t="0" r="0" b="0"/>
                  <wp:docPr id="13" name="Picture 13" descr="https://lh6.googleusercontent.com/xso9GHEmcUdsdnSX1lYyggmp3_5n9GmLLBhFfhDShU8fRFVKBihlWD-74sifuJ6p5frcNLKfOdBmPKBC5Zp4_KXYc2GXxk8nPuhT8R3EyBidp3u7bpeDizPEuP8BMJZ1yEggV2Z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xso9GHEmcUdsdnSX1lYyggmp3_5n9GmLLBhFfhDShU8fRFVKBihlWD-74sifuJ6p5frcNLKfOdBmPKBC5Zp4_KXYc2GXxk8nPuhT8R3EyBidp3u7bpeDizPEuP8BMJZ1yEggV2Z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25420" cy="2063115"/>
                          </a:xfrm>
                          <a:prstGeom prst="rect">
                            <a:avLst/>
                          </a:prstGeom>
                          <a:noFill/>
                          <a:ln>
                            <a:noFill/>
                          </a:ln>
                        </pic:spPr>
                      </pic:pic>
                    </a:graphicData>
                  </a:graphic>
                </wp:inline>
              </w:drawing>
            </w:r>
          </w:p>
        </w:tc>
        <w:tc>
          <w:tcPr>
            <w:tcW w:w="4508" w:type="dxa"/>
            <w:vAlign w:val="center"/>
          </w:tcPr>
          <w:p w14:paraId="7A3A64B3" w14:textId="53710473" w:rsidR="00B11EAF" w:rsidRDefault="00B11EAF" w:rsidP="00B11EAF">
            <w:pPr>
              <w:spacing w:after="60"/>
              <w:jc w:val="center"/>
              <w:rPr>
                <w:rFonts w:ascii="Arial" w:hAnsi="Arial" w:cs="Arial"/>
              </w:rPr>
            </w:pPr>
            <w:r>
              <w:rPr>
                <w:rFonts w:ascii="Arial" w:hAnsi="Arial" w:cs="Arial"/>
                <w:noProof/>
                <w:color w:val="000000"/>
              </w:rPr>
              <w:drawing>
                <wp:inline distT="0" distB="0" distL="0" distR="0" wp14:anchorId="73041F4D" wp14:editId="5CA224F7">
                  <wp:extent cx="2209800" cy="2063115"/>
                  <wp:effectExtent l="0" t="0" r="0" b="0"/>
                  <wp:docPr id="14" name="Picture 14" descr="https://lh3.googleusercontent.com/sRGK-PQZNPu1gL0syRRakfhZupqaMQdrWgyYfP-dSPcz2ekYfVOUYUxXYGiStcYxBkB7ff9MiSthuPGJmr-yhODCc-GkgOvBL2OuI63Iui7h5bU_bSRvBOs7bJ6sUx870JHJ2d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sRGK-PQZNPu1gL0syRRakfhZupqaMQdrWgyYfP-dSPcz2ekYfVOUYUxXYGiStcYxBkB7ff9MiSthuPGJmr-yhODCc-GkgOvBL2OuI63Iui7h5bU_bSRvBOs7bJ6sUx870JHJ2d3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09800" cy="2063115"/>
                          </a:xfrm>
                          <a:prstGeom prst="rect">
                            <a:avLst/>
                          </a:prstGeom>
                          <a:noFill/>
                          <a:ln>
                            <a:noFill/>
                          </a:ln>
                        </pic:spPr>
                      </pic:pic>
                    </a:graphicData>
                  </a:graphic>
                </wp:inline>
              </w:drawing>
            </w:r>
          </w:p>
        </w:tc>
      </w:tr>
      <w:tr w:rsidR="00B11EAF" w14:paraId="1AE58B4E" w14:textId="77777777" w:rsidTr="00CC586B">
        <w:trPr>
          <w:jc w:val="center"/>
        </w:trPr>
        <w:tc>
          <w:tcPr>
            <w:tcW w:w="4508" w:type="dxa"/>
            <w:vAlign w:val="center"/>
          </w:tcPr>
          <w:p w14:paraId="0E8976D8" w14:textId="56BCF854" w:rsidR="00B11EAF" w:rsidRPr="00B11EAF" w:rsidRDefault="00B11EAF" w:rsidP="00B11EAF">
            <w:pPr>
              <w:spacing w:after="60"/>
              <w:jc w:val="center"/>
              <w:rPr>
                <w:rFonts w:ascii="Arial" w:hAnsi="Arial" w:cs="Arial"/>
                <w:sz w:val="16"/>
              </w:rPr>
            </w:pPr>
            <w:r>
              <w:rPr>
                <w:rFonts w:ascii="Arial" w:hAnsi="Arial" w:cs="Arial"/>
                <w:sz w:val="16"/>
              </w:rPr>
              <w:t>Figure 11. Average reward per step on grid search</w:t>
            </w:r>
          </w:p>
        </w:tc>
        <w:tc>
          <w:tcPr>
            <w:tcW w:w="4508" w:type="dxa"/>
            <w:vAlign w:val="center"/>
          </w:tcPr>
          <w:p w14:paraId="4AA0EE5F" w14:textId="5C7FD4F4" w:rsidR="00B11EAF" w:rsidRPr="00B11EAF" w:rsidRDefault="00B11EAF" w:rsidP="00B11EAF">
            <w:pPr>
              <w:spacing w:after="60"/>
              <w:jc w:val="center"/>
              <w:rPr>
                <w:rFonts w:ascii="Arial" w:hAnsi="Arial" w:cs="Arial"/>
                <w:sz w:val="16"/>
              </w:rPr>
            </w:pPr>
            <w:r>
              <w:rPr>
                <w:rFonts w:ascii="Arial" w:hAnsi="Arial" w:cs="Arial"/>
                <w:sz w:val="16"/>
              </w:rPr>
              <w:t>Table 11. Mean of reward/steps in the last 500 episodes</w:t>
            </w:r>
          </w:p>
        </w:tc>
      </w:tr>
    </w:tbl>
    <w:p w14:paraId="1DD71901" w14:textId="2F197812" w:rsidR="00B11EAF" w:rsidRDefault="00B11EAF" w:rsidP="009E45A5">
      <w:pPr>
        <w:spacing w:after="60"/>
        <w:jc w:val="both"/>
        <w:rPr>
          <w:rFonts w:ascii="Arial" w:hAnsi="Arial" w:cs="Arial"/>
        </w:rPr>
      </w:pPr>
    </w:p>
    <w:p w14:paraId="7F2025CC" w14:textId="626ADCD0" w:rsidR="00B11EAF" w:rsidRDefault="00B11EAF" w:rsidP="009E45A5">
      <w:pPr>
        <w:spacing w:after="60"/>
        <w:jc w:val="both"/>
        <w:rPr>
          <w:rFonts w:ascii="Arial" w:hAnsi="Arial" w:cs="Arial"/>
        </w:rPr>
      </w:pPr>
      <w:r>
        <w:rPr>
          <w:rFonts w:ascii="Arial" w:hAnsi="Arial" w:cs="Arial"/>
        </w:rPr>
        <w:t>Figure 11 demonstrated the average reward per step on 8 combinations.</w:t>
      </w:r>
      <w:r w:rsidR="00E12FE1">
        <w:rPr>
          <w:rFonts w:ascii="Arial" w:hAnsi="Arial" w:cs="Arial"/>
        </w:rPr>
        <w:t xml:space="preserve"> All combinations converged by 1000 episodes and reached optimal path (i.e. reward/steps is around 60). To find out which combination perform better, we run the model for 10 times and calculated </w:t>
      </w:r>
      <w:r w:rsidR="00662407">
        <w:rPr>
          <w:rFonts w:ascii="Arial" w:hAnsi="Arial" w:cs="Arial"/>
        </w:rPr>
        <w:t xml:space="preserve">a </w:t>
      </w:r>
      <w:r w:rsidR="00E12FE1">
        <w:rPr>
          <w:rFonts w:ascii="Arial" w:hAnsi="Arial" w:cs="Arial"/>
        </w:rPr>
        <w:t xml:space="preserve">mean value of </w:t>
      </w:r>
      <w:r w:rsidR="00662407">
        <w:rPr>
          <w:rFonts w:ascii="Arial" w:hAnsi="Arial" w:cs="Arial"/>
        </w:rPr>
        <w:t xml:space="preserve">the </w:t>
      </w:r>
      <w:r w:rsidR="00E12FE1">
        <w:rPr>
          <w:rFonts w:ascii="Arial" w:hAnsi="Arial" w:cs="Arial"/>
        </w:rPr>
        <w:t>average reward per step in the last 500 episodes. As we can see from Figure 11 that all combinations start to converge around 500</w:t>
      </w:r>
      <w:r w:rsidR="00E12FE1" w:rsidRPr="00E12FE1">
        <w:rPr>
          <w:rFonts w:ascii="Arial" w:hAnsi="Arial" w:cs="Arial"/>
          <w:vertAlign w:val="superscript"/>
        </w:rPr>
        <w:t>th</w:t>
      </w:r>
      <w:r w:rsidR="00E12FE1">
        <w:rPr>
          <w:rFonts w:ascii="Arial" w:hAnsi="Arial" w:cs="Arial"/>
        </w:rPr>
        <w:t xml:space="preserve"> episode. Table 11 shows the result that </w:t>
      </w:r>
      <m:oMath>
        <m:r>
          <w:rPr>
            <w:rFonts w:ascii="Cambria Math" w:hAnsi="Cambria Math" w:cs="Arial"/>
          </w:rPr>
          <m:t>α=0.9, γ=0.8,  ε=0.7,  df=0.999</m:t>
        </m:r>
      </m:oMath>
      <w:r w:rsidR="00E12FE1">
        <w:rPr>
          <w:rFonts w:ascii="Arial" w:hAnsi="Arial" w:cs="Arial"/>
        </w:rPr>
        <w:t xml:space="preserve"> achieved the highest average reward per step of 60.96. However, it is worth to caveat that this parameter</w:t>
      </w:r>
      <w:r w:rsidR="00556799">
        <w:rPr>
          <w:rFonts w:ascii="Arial" w:hAnsi="Arial" w:cs="Arial"/>
        </w:rPr>
        <w:t xml:space="preserve"> does not always perform the best over 10 runs. It is ranked at top 3 out of 10 times. </w:t>
      </w:r>
      <w:r w:rsidR="00C3615F">
        <w:rPr>
          <w:rFonts w:ascii="Arial" w:hAnsi="Arial" w:cs="Arial"/>
        </w:rPr>
        <w:t>This</w:t>
      </w:r>
      <w:r w:rsidR="00556799">
        <w:rPr>
          <w:rFonts w:ascii="Arial" w:hAnsi="Arial" w:cs="Arial"/>
        </w:rPr>
        <w:t xml:space="preserve"> reveals some randomness of the agent</w:t>
      </w:r>
      <w:r w:rsidR="00273D25">
        <w:rPr>
          <w:rFonts w:ascii="Arial" w:hAnsi="Arial" w:cs="Arial"/>
        </w:rPr>
        <w:t>’s behaviour</w:t>
      </w:r>
      <w:r w:rsidR="00556799">
        <w:rPr>
          <w:rFonts w:ascii="Arial" w:hAnsi="Arial" w:cs="Arial"/>
        </w:rPr>
        <w:t xml:space="preserve"> which is fundamental to reinforcement learning.</w:t>
      </w:r>
    </w:p>
    <w:p w14:paraId="38A60003" w14:textId="535B54DF" w:rsidR="00E0131B" w:rsidRDefault="00E0131B" w:rsidP="009E45A5">
      <w:pPr>
        <w:spacing w:after="60"/>
        <w:jc w:val="both"/>
        <w:rPr>
          <w:rFonts w:ascii="Arial" w:hAnsi="Arial" w:cs="Arial"/>
        </w:rPr>
      </w:pPr>
    </w:p>
    <w:p w14:paraId="65098226" w14:textId="77777777" w:rsidR="00E0131B" w:rsidRDefault="00E0131B" w:rsidP="00E0131B">
      <w:pPr>
        <w:pStyle w:val="Heading2"/>
        <w:numPr>
          <w:ilvl w:val="1"/>
          <w:numId w:val="1"/>
        </w:numPr>
        <w:ind w:left="426" w:hanging="426"/>
        <w:rPr>
          <w:rFonts w:cs="Arial"/>
        </w:rPr>
      </w:pPr>
      <w:r>
        <w:rPr>
          <w:rFonts w:cs="Arial"/>
        </w:rPr>
        <w:t>Conclusions and Future Study</w:t>
      </w:r>
    </w:p>
    <w:p w14:paraId="38D2E1D1" w14:textId="12C02E5A" w:rsidR="00E0131B" w:rsidRDefault="00E0131B" w:rsidP="00E0131B">
      <w:pPr>
        <w:spacing w:after="60"/>
        <w:jc w:val="both"/>
        <w:rPr>
          <w:rFonts w:ascii="Arial" w:hAnsi="Arial" w:cs="Arial"/>
        </w:rPr>
      </w:pPr>
      <w:r>
        <w:rPr>
          <w:rFonts w:ascii="Arial" w:hAnsi="Arial" w:cs="Arial"/>
        </w:rPr>
        <w:t xml:space="preserve">All parameters impact Q-learning algorithm in different ways. Learning rate has a clear impact on the speed of convergence. Not necessarily the larger the better, but too small leads slow </w:t>
      </w:r>
      <w:r w:rsidR="00BD06FD">
        <w:rPr>
          <w:rFonts w:ascii="Arial" w:hAnsi="Arial" w:cs="Arial"/>
        </w:rPr>
        <w:t>learning</w:t>
      </w:r>
      <w:r>
        <w:rPr>
          <w:rFonts w:ascii="Arial" w:hAnsi="Arial" w:cs="Arial"/>
        </w:rPr>
        <w:t>. Adding decay in learning rate could be interesting to explore</w:t>
      </w:r>
      <w:r w:rsidR="00BD06FD">
        <w:rPr>
          <w:rFonts w:ascii="Arial" w:hAnsi="Arial" w:cs="Arial"/>
        </w:rPr>
        <w:t xml:space="preserve"> in the future</w:t>
      </w:r>
      <w:r>
        <w:rPr>
          <w:rFonts w:ascii="Arial" w:hAnsi="Arial" w:cs="Arial"/>
        </w:rPr>
        <w:t>. The impact of the discount rate is interesting. The unstable Q-value when the discount rate is large tells us to choose a smaller one. Exploration and decay factor control the same thing: exploration versus exploitation. They have the biggest impact on Q-matrix among all. And it is essential to choose the larger value</w:t>
      </w:r>
      <w:r w:rsidR="00BD06FD">
        <w:rPr>
          <w:rFonts w:ascii="Arial" w:hAnsi="Arial" w:cs="Arial"/>
        </w:rPr>
        <w:t>s</w:t>
      </w:r>
      <w:r>
        <w:rPr>
          <w:rFonts w:ascii="Arial" w:hAnsi="Arial" w:cs="Arial"/>
        </w:rPr>
        <w:t xml:space="preserve"> to keep agent explore. We learnt the randomness of agent’s move in section 2.5. This tells us to run the model multiple times for all sections may give us more stable results than we have now. And implement Q-learning in a larger task will provide us more to learn.</w:t>
      </w:r>
    </w:p>
    <w:p w14:paraId="33C2376F" w14:textId="21DF3F7E" w:rsidR="002D3DE6" w:rsidRDefault="002D3DE6" w:rsidP="009E45A5">
      <w:pPr>
        <w:spacing w:after="60"/>
        <w:jc w:val="both"/>
        <w:rPr>
          <w:rFonts w:ascii="Arial" w:hAnsi="Arial" w:cs="Arial"/>
        </w:rPr>
      </w:pPr>
    </w:p>
    <w:p w14:paraId="42B9F8CC" w14:textId="347E5CE2" w:rsidR="002D3DE6" w:rsidRPr="00763D0C" w:rsidRDefault="002D3DE6" w:rsidP="00302ED6">
      <w:pPr>
        <w:pStyle w:val="Heading2"/>
        <w:numPr>
          <w:ilvl w:val="1"/>
          <w:numId w:val="1"/>
        </w:numPr>
        <w:ind w:left="426" w:hanging="426"/>
        <w:rPr>
          <w:rFonts w:cs="Arial"/>
        </w:rPr>
      </w:pPr>
      <w:r>
        <w:rPr>
          <w:rFonts w:cs="Arial"/>
        </w:rPr>
        <w:t>Double Q-Learning</w:t>
      </w:r>
    </w:p>
    <w:p w14:paraId="04F3438B" w14:textId="7B4DE5F8" w:rsidR="00A36399" w:rsidRPr="00B64B91" w:rsidRDefault="00A36399" w:rsidP="00B64B91">
      <w:pPr>
        <w:spacing w:after="60"/>
        <w:jc w:val="both"/>
        <w:rPr>
          <w:rFonts w:ascii="Arial" w:hAnsi="Arial" w:cs="Arial"/>
        </w:rPr>
      </w:pPr>
      <w:r w:rsidRPr="00B64B91">
        <w:rPr>
          <w:rFonts w:ascii="Arial" w:hAnsi="Arial" w:cs="Arial"/>
        </w:rPr>
        <w:t>The Double Q-learning algorithms is a variant of the Q-learning algorithms. It updates the Q-matrix similar to Q-learning. However, it divides the time step in two and there are two Q-matrices</w:t>
      </w:r>
      <w:r w:rsidR="00A26163" w:rsidRPr="00B64B91">
        <w:rPr>
          <w:rFonts w:ascii="Arial" w:hAnsi="Arial" w:cs="Arial"/>
        </w:rPr>
        <w:t xml:space="preserve">. The algorithm randomly updates the Q-matrices one step at a time. </w:t>
      </w:r>
      <w:r w:rsidRPr="00B64B91">
        <w:rPr>
          <w:rFonts w:ascii="Arial" w:hAnsi="Arial" w:cs="Arial"/>
        </w:rPr>
        <w:t xml:space="preserve"> We can think of it as tossing a coin on each step, if the coin is coming up head, then the update is </w:t>
      </w:r>
    </w:p>
    <w:p w14:paraId="0372D396" w14:textId="430ECD3D" w:rsidR="00A36399" w:rsidRPr="00A36399" w:rsidRDefault="00A36399" w:rsidP="00A36399">
      <w:pPr>
        <w:widowControl w:val="0"/>
        <w:spacing w:line="240" w:lineRule="auto"/>
        <w:rPr>
          <w:color w:val="000000" w:themeColor="text1"/>
          <w:sz w:val="21"/>
          <w:szCs w:val="21"/>
        </w:rPr>
      </w:pPr>
      <w:r>
        <w:t xml:space="preserve">     </w:t>
      </w:r>
      <m:oMath>
        <m: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 ←</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 + α[</m:t>
        </m:r>
        <m:sSub>
          <m:sSubPr>
            <m:ctrlPr>
              <w:rPr>
                <w:rFonts w:ascii="Cambria Math" w:hAnsi="Cambria Math"/>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 xml:space="preserve">t+1 </m:t>
            </m:r>
          </m:sub>
        </m:sSub>
        <m:r>
          <w:rPr>
            <w:rFonts w:ascii="Cambria Math" w:hAnsi="Cambria Math"/>
          </w:rPr>
          <m:t>, max</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,a))-</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m:t>
        </m:r>
      </m:oMath>
    </w:p>
    <w:p w14:paraId="189B9400" w14:textId="12DC332B" w:rsidR="00A36399" w:rsidRDefault="00A36399" w:rsidP="00B64B91">
      <w:pPr>
        <w:spacing w:after="60"/>
        <w:jc w:val="both"/>
        <w:rPr>
          <w:rFonts w:ascii="Arial" w:hAnsi="Arial" w:cs="Arial"/>
        </w:rPr>
      </w:pPr>
      <w:r w:rsidRPr="00B64B91">
        <w:rPr>
          <w:rFonts w:ascii="Arial" w:hAnsi="Arial" w:cs="Arial"/>
        </w:rPr>
        <w:t xml:space="preserve">Otherwise we perform the same update with Q1 and Q2 switched. Our implementation is based on the </w:t>
      </w:r>
      <w:r w:rsidR="00A26163" w:rsidRPr="00B64B91">
        <w:rPr>
          <w:rFonts w:ascii="Arial" w:hAnsi="Arial" w:cs="Arial"/>
        </w:rPr>
        <w:t xml:space="preserve">sum </w:t>
      </w:r>
      <w:r w:rsidRPr="00B64B91">
        <w:rPr>
          <w:rFonts w:ascii="Arial" w:hAnsi="Arial" w:cs="Arial"/>
        </w:rPr>
        <w:t xml:space="preserve">of the two action-value estimates. However, we can also use average or max functions. </w:t>
      </w:r>
      <w:r w:rsidR="00A26163" w:rsidRPr="00B64B91">
        <w:rPr>
          <w:rFonts w:ascii="Arial" w:hAnsi="Arial" w:cs="Arial"/>
        </w:rPr>
        <w:t>The p</w:t>
      </w:r>
      <w:r w:rsidRPr="00B64B91">
        <w:rPr>
          <w:rFonts w:ascii="Arial" w:hAnsi="Arial" w:cs="Arial"/>
        </w:rPr>
        <w:t>seudocode of Q-learning is presented in the box below.</w:t>
      </w:r>
      <w:r w:rsidR="00BD06FD">
        <w:rPr>
          <w:rFonts w:ascii="Arial" w:hAnsi="Arial" w:cs="Arial"/>
        </w:rPr>
        <w:t xml:space="preserve"> [4]</w:t>
      </w:r>
    </w:p>
    <w:p w14:paraId="24696AF3" w14:textId="528CE383" w:rsidR="00B64B91" w:rsidRDefault="00B64B91" w:rsidP="00B64B91">
      <w:pPr>
        <w:spacing w:after="60"/>
        <w:jc w:val="both"/>
        <w:rPr>
          <w:rFonts w:ascii="Arial" w:hAnsi="Arial" w:cs="Arial"/>
        </w:rPr>
      </w:pPr>
    </w:p>
    <w:tbl>
      <w:tblPr>
        <w:tblStyle w:val="TableGrid"/>
        <w:tblW w:w="0" w:type="auto"/>
        <w:jc w:val="center"/>
        <w:tblLook w:val="04A0" w:firstRow="1" w:lastRow="0" w:firstColumn="1" w:lastColumn="0" w:noHBand="0" w:noVBand="1"/>
      </w:tblPr>
      <w:tblGrid>
        <w:gridCol w:w="9402"/>
      </w:tblGrid>
      <w:tr w:rsidR="00B64B91" w14:paraId="42120823" w14:textId="77777777" w:rsidTr="00BD06FD">
        <w:trPr>
          <w:jc w:val="center"/>
        </w:trPr>
        <w:tc>
          <w:tcPr>
            <w:tcW w:w="9402" w:type="dxa"/>
            <w:shd w:val="clear" w:color="auto" w:fill="F2F2F2" w:themeFill="background1" w:themeFillShade="F2"/>
          </w:tcPr>
          <w:p w14:paraId="03A3E843" w14:textId="652BAEC2" w:rsidR="00B64B91" w:rsidRPr="00B64B91" w:rsidRDefault="00B64B91" w:rsidP="00B64B91">
            <w:pPr>
              <w:spacing w:after="60"/>
              <w:jc w:val="both"/>
              <w:rPr>
                <w:rFonts w:ascii="Arial" w:hAnsi="Arial" w:cs="Arial"/>
                <w:b/>
              </w:rPr>
            </w:pPr>
            <w:r w:rsidRPr="00B64B91">
              <w:rPr>
                <w:rFonts w:ascii="Arial" w:hAnsi="Arial" w:cs="Arial"/>
                <w:b/>
              </w:rPr>
              <w:t>Double Q-learning (off-policy TD control) pseudocode</w:t>
            </w:r>
          </w:p>
        </w:tc>
      </w:tr>
      <w:tr w:rsidR="00B64B91" w14:paraId="4ABC3D95" w14:textId="77777777" w:rsidTr="00BD06FD">
        <w:trPr>
          <w:jc w:val="center"/>
        </w:trPr>
        <w:tc>
          <w:tcPr>
            <w:tcW w:w="9402" w:type="dxa"/>
          </w:tcPr>
          <w:p w14:paraId="1D41F257" w14:textId="77777777" w:rsidR="00B64B91" w:rsidRDefault="00B64B91" w:rsidP="00B64B91">
            <w:pPr>
              <w:pStyle w:val="NoSpacing"/>
            </w:pPr>
            <w:r w:rsidRPr="00B64B91">
              <w:rPr>
                <w:rFonts w:ascii="Arial" w:hAnsi="Arial" w:cs="Arial"/>
              </w:rPr>
              <w:t>Set algorithm parameters:</w:t>
            </w:r>
            <w:r>
              <w:t xml:space="preserve"> </w:t>
            </w:r>
            <m:oMath>
              <m:r>
                <w:rPr>
                  <w:rFonts w:ascii="Cambria Math" w:hAnsi="Cambria Math"/>
                </w:rPr>
                <m:t>α</m:t>
              </m:r>
              <m:r>
                <m:rPr>
                  <m:sty m:val="p"/>
                </m:rPr>
                <w:rPr>
                  <w:rFonts w:ascii="Cambria Math" w:hAnsi="Cambria Math"/>
                </w:rPr>
                <m:t xml:space="preserve">∈(0,1], </m:t>
              </m:r>
              <m:r>
                <w:rPr>
                  <w:rFonts w:ascii="Cambria Math" w:hAnsi="Cambria Math"/>
                </w:rPr>
                <m:t>γ</m:t>
              </m:r>
              <m:r>
                <m:rPr>
                  <m:sty m:val="p"/>
                </m:rPr>
                <w:rPr>
                  <w:rFonts w:ascii="Cambria Math" w:hAnsi="Cambria Math"/>
                </w:rPr>
                <m:t xml:space="preserve">∈(0,1], </m:t>
              </m:r>
              <m:r>
                <w:rPr>
                  <w:rFonts w:ascii="Cambria Math" w:hAnsi="Cambria Math"/>
                </w:rPr>
                <m:t>ε</m:t>
              </m:r>
              <m:r>
                <m:rPr>
                  <m:sty m:val="p"/>
                </m:rPr>
                <w:rPr>
                  <w:rFonts w:ascii="Cambria Math" w:hAnsi="Cambria Math"/>
                </w:rPr>
                <m:t xml:space="preserve">∈(0,1), </m:t>
              </m:r>
              <m:r>
                <w:rPr>
                  <w:rFonts w:ascii="Cambria Math" w:hAnsi="Cambria Math"/>
                </w:rPr>
                <m:t>df</m:t>
              </m:r>
              <m:r>
                <m:rPr>
                  <m:sty m:val="p"/>
                </m:rPr>
                <w:rPr>
                  <w:rFonts w:ascii="Cambria Math" w:hAnsi="Cambria Math"/>
                </w:rPr>
                <m:t xml:space="preserve"> </m:t>
              </m:r>
              <m:r>
                <w:rPr>
                  <w:rFonts w:ascii="Cambria Math" w:hAnsi="Cambria Math"/>
                </w:rPr>
                <m:t>ϵ</m:t>
              </m:r>
              <m:r>
                <m:rPr>
                  <m:sty m:val="p"/>
                </m:rPr>
                <w:rPr>
                  <w:rFonts w:ascii="Cambria Math" w:hAnsi="Cambria Math"/>
                </w:rPr>
                <m:t xml:space="preserve"> (0,1]</m:t>
              </m:r>
            </m:oMath>
          </w:p>
          <w:p w14:paraId="05FAB0C0" w14:textId="77777777" w:rsidR="00B64B91" w:rsidRDefault="00B64B91" w:rsidP="00B64B91">
            <w:pPr>
              <w:pStyle w:val="NoSpacing"/>
            </w:pPr>
            <w:r w:rsidRPr="00B64B91">
              <w:rPr>
                <w:rFonts w:ascii="Arial" w:hAnsi="Arial" w:cs="Arial"/>
              </w:rPr>
              <w:t>Initialise</w:t>
            </w:r>
            <w:r>
              <w:t xml:space="preserve"> </w:t>
            </w:r>
            <m:oMath>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(s,a)</m:t>
              </m:r>
            </m:oMath>
            <w:r>
              <w:t xml:space="preserve"> </w:t>
            </w:r>
            <w:r w:rsidRPr="00B64B91">
              <w:rPr>
                <w:rFonts w:ascii="Arial" w:hAnsi="Arial" w:cs="Arial"/>
              </w:rPr>
              <w:t>and</w:t>
            </w:r>
            <w:r>
              <w:t xml:space="preserve"> </w:t>
            </w:r>
            <m:oMath>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(s,a)</m:t>
              </m:r>
            </m:oMath>
            <w:r>
              <w:t xml:space="preserve">, </w:t>
            </w:r>
            <w:r w:rsidRPr="00B64B91">
              <w:rPr>
                <w:rFonts w:ascii="Arial" w:hAnsi="Arial" w:cs="Arial"/>
              </w:rPr>
              <w:t>arbitrarily set</w:t>
            </w:r>
            <w:r>
              <w:t xml:space="preserve"> </w:t>
            </w:r>
            <m:oMath>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 xml:space="preserve">(s,a) = </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(s,a)=0</m:t>
              </m:r>
            </m:oMath>
          </w:p>
          <w:p w14:paraId="7D5B719D" w14:textId="77777777" w:rsidR="00B64B91" w:rsidRPr="00B64B91" w:rsidRDefault="00B64B91" w:rsidP="00B64B91">
            <w:pPr>
              <w:pStyle w:val="NoSpacing"/>
              <w:rPr>
                <w:rFonts w:ascii="Arial" w:hAnsi="Arial" w:cs="Arial"/>
              </w:rPr>
            </w:pPr>
            <w:r w:rsidRPr="00B64B91">
              <w:rPr>
                <w:rFonts w:ascii="Arial" w:hAnsi="Arial" w:cs="Arial"/>
              </w:rPr>
              <w:t>Loop for each episode:</w:t>
            </w:r>
          </w:p>
          <w:p w14:paraId="38229942" w14:textId="77777777" w:rsidR="00B64B91" w:rsidRDefault="00B64B91" w:rsidP="00B64B91">
            <w:pPr>
              <w:pStyle w:val="NoSpacing"/>
            </w:pPr>
            <w:r w:rsidRPr="00B64B91">
              <w:rPr>
                <w:rFonts w:ascii="Arial" w:hAnsi="Arial" w:cs="Arial"/>
              </w:rPr>
              <w:t xml:space="preserve">    Initialise</w:t>
            </w:r>
            <w:r>
              <w:t xml:space="preserve"> </w:t>
            </w:r>
            <m:oMath>
              <m:r>
                <w:rPr>
                  <w:rFonts w:ascii="Cambria Math" w:hAnsi="Cambria Math"/>
                </w:rPr>
                <m:t>S</m:t>
              </m:r>
            </m:oMath>
          </w:p>
          <w:p w14:paraId="225E5152" w14:textId="77777777" w:rsidR="00B64B91" w:rsidRPr="00B64B91" w:rsidRDefault="00B64B91" w:rsidP="00B64B91">
            <w:pPr>
              <w:pStyle w:val="NoSpacing"/>
              <w:rPr>
                <w:rFonts w:ascii="Arial" w:hAnsi="Arial" w:cs="Arial"/>
              </w:rPr>
            </w:pPr>
            <w:r>
              <w:t xml:space="preserve">    </w:t>
            </w:r>
            <w:r w:rsidRPr="00B64B91">
              <w:rPr>
                <w:rFonts w:ascii="Arial" w:hAnsi="Arial" w:cs="Arial"/>
              </w:rPr>
              <w:t>Loop for each step of episode:</w:t>
            </w:r>
          </w:p>
          <w:p w14:paraId="17627030" w14:textId="77777777" w:rsidR="00B64B91" w:rsidRDefault="00B64B91" w:rsidP="00B64B91">
            <w:pPr>
              <w:pStyle w:val="NoSpacing"/>
            </w:pPr>
            <w:r>
              <w:t xml:space="preserve">        </w:t>
            </w:r>
            <w:r w:rsidRPr="00B64B91">
              <w:rPr>
                <w:rFonts w:ascii="Arial" w:hAnsi="Arial" w:cs="Arial"/>
              </w:rPr>
              <w:t>Choose</w:t>
            </w:r>
            <w:r>
              <w:t xml:space="preserve"> </w:t>
            </w:r>
            <m:oMath>
              <m:r>
                <w:rPr>
                  <w:rFonts w:ascii="Cambria Math" w:hAnsi="Cambria Math"/>
                </w:rPr>
                <m:t>A</m:t>
              </m:r>
            </m:oMath>
            <w:r>
              <w:t xml:space="preserve"> </w:t>
            </w:r>
            <w:r w:rsidRPr="00B64B91">
              <w:rPr>
                <w:rFonts w:ascii="Arial" w:hAnsi="Arial" w:cs="Arial"/>
              </w:rPr>
              <w:t>from</w:t>
            </w:r>
            <w:r>
              <w:t xml:space="preserve"> </w:t>
            </w:r>
            <m:oMath>
              <m:r>
                <w:rPr>
                  <w:rFonts w:ascii="Cambria Math" w:hAnsi="Cambria Math"/>
                </w:rPr>
                <m:t>S</m:t>
              </m:r>
            </m:oMath>
            <w:r>
              <w:t xml:space="preserve"> </w:t>
            </w:r>
            <w:r w:rsidRPr="00B64B91">
              <w:rPr>
                <w:rFonts w:ascii="Arial" w:hAnsi="Arial" w:cs="Arial"/>
              </w:rPr>
              <w:t xml:space="preserve">using </w:t>
            </w:r>
            <m:oMath>
              <m:r>
                <w:rPr>
                  <w:rFonts w:ascii="Cambria Math" w:hAnsi="Cambria Math" w:cs="Arial"/>
                </w:rPr>
                <m:t>ε</m:t>
              </m:r>
            </m:oMath>
            <w:r w:rsidRPr="00B64B91">
              <w:rPr>
                <w:rFonts w:ascii="Arial" w:hAnsi="Arial" w:cs="Arial"/>
              </w:rPr>
              <w:t>-greedy policy in</w:t>
            </w:r>
            <w:r>
              <w:t xml:space="preserve"> </w:t>
            </w:r>
            <m:oMath>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 xml:space="preserve"> + </m:t>
              </m:r>
              <m:sSub>
                <m:sSubPr>
                  <m:ctrlPr>
                    <w:rPr>
                      <w:rFonts w:ascii="Cambria Math" w:hAnsi="Cambria Math"/>
                    </w:rPr>
                  </m:ctrlPr>
                </m:sSubPr>
                <m:e>
                  <m:r>
                    <w:rPr>
                      <w:rFonts w:ascii="Cambria Math" w:hAnsi="Cambria Math"/>
                    </w:rPr>
                    <m:t>Q</m:t>
                  </m:r>
                </m:e>
                <m:sub>
                  <m:r>
                    <w:rPr>
                      <w:rFonts w:ascii="Cambria Math" w:hAnsi="Cambria Math"/>
                    </w:rPr>
                    <m:t>2</m:t>
                  </m:r>
                </m:sub>
              </m:sSub>
            </m:oMath>
          </w:p>
          <w:p w14:paraId="36769A29" w14:textId="77777777" w:rsidR="00B64B91" w:rsidRDefault="00B64B91" w:rsidP="00B64B91">
            <w:pPr>
              <w:pStyle w:val="NoSpacing"/>
            </w:pPr>
            <w:r>
              <w:t xml:space="preserve">        </w:t>
            </w:r>
            <w:r w:rsidRPr="00B64B91">
              <w:rPr>
                <w:rFonts w:ascii="Arial" w:hAnsi="Arial" w:cs="Arial"/>
              </w:rPr>
              <w:t>Take action</w:t>
            </w:r>
            <w:r>
              <w:t xml:space="preserve"> </w:t>
            </w:r>
            <m:oMath>
              <m:r>
                <w:rPr>
                  <w:rFonts w:ascii="Cambria Math" w:hAnsi="Cambria Math"/>
                </w:rPr>
                <m:t>A</m:t>
              </m:r>
            </m:oMath>
            <w:r>
              <w:t xml:space="preserve">, </w:t>
            </w:r>
            <w:r w:rsidRPr="00B64B91">
              <w:rPr>
                <w:rFonts w:ascii="Arial" w:hAnsi="Arial" w:cs="Arial"/>
              </w:rPr>
              <w:t>observe</w:t>
            </w:r>
            <w:r>
              <w:t xml:space="preserve"> </w:t>
            </w:r>
            <m:oMath>
              <m:r>
                <w:rPr>
                  <w:rFonts w:ascii="Cambria Math" w:hAnsi="Cambria Math"/>
                </w:rPr>
                <m:t>R</m:t>
              </m:r>
            </m:oMath>
            <w:r>
              <w:t xml:space="preserve">, </w:t>
            </w:r>
            <m:oMath>
              <m:r>
                <w:rPr>
                  <w:rFonts w:ascii="Cambria Math" w:hAnsi="Cambria Math"/>
                </w:rPr>
                <m:t>S'</m:t>
              </m:r>
            </m:oMath>
          </w:p>
          <w:p w14:paraId="7F04DDA0" w14:textId="77777777" w:rsidR="00B64B91" w:rsidRDefault="00B64B91" w:rsidP="00B64B91">
            <w:pPr>
              <w:pStyle w:val="NoSpacing"/>
            </w:pPr>
            <w:r>
              <w:t xml:space="preserve">        </w:t>
            </w:r>
            <w:r w:rsidRPr="00B64B91">
              <w:rPr>
                <w:rFonts w:ascii="Arial" w:hAnsi="Arial" w:cs="Arial"/>
              </w:rPr>
              <w:t>With</w:t>
            </w:r>
            <w:r>
              <w:t xml:space="preserve"> 0.5 </w:t>
            </w:r>
            <w:r w:rsidRPr="00B64B91">
              <w:rPr>
                <w:rFonts w:ascii="Arial" w:hAnsi="Arial" w:cs="Arial"/>
              </w:rPr>
              <w:t>probability</w:t>
            </w:r>
            <w:r>
              <w:t xml:space="preserve">: </w:t>
            </w:r>
          </w:p>
          <w:p w14:paraId="78B72EF2" w14:textId="77777777" w:rsidR="00B64B91" w:rsidRPr="00D85FD5" w:rsidRDefault="00B64B91" w:rsidP="00B64B91">
            <w:pPr>
              <w:pStyle w:val="NoSpacing"/>
              <w:rPr>
                <w:color w:val="000000" w:themeColor="text1"/>
              </w:rPr>
            </w:pPr>
            <w:r w:rsidRPr="00D85FD5">
              <w:rPr>
                <w:color w:val="000000" w:themeColor="text1"/>
              </w:rPr>
              <w:t xml:space="preserve">        </w:t>
            </w:r>
            <m:oMath>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Q</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t</m:t>
                  </m:r>
                </m:sub>
              </m:sSub>
              <m:r>
                <w:rPr>
                  <w:rFonts w:ascii="Cambria Math" w:hAnsi="Cambria Math"/>
                  <w:color w:val="000000" w:themeColor="text1"/>
                </w:rPr>
                <m:t>) ←</m:t>
              </m:r>
              <m:sSub>
                <m:sSubPr>
                  <m:ctrlPr>
                    <w:rPr>
                      <w:rFonts w:ascii="Cambria Math" w:hAnsi="Cambria Math"/>
                      <w:color w:val="000000" w:themeColor="text1"/>
                    </w:rPr>
                  </m:ctrlPr>
                </m:sSubPr>
                <m:e>
                  <m:r>
                    <w:rPr>
                      <w:rFonts w:ascii="Cambria Math" w:hAnsi="Cambria Math"/>
                      <w:color w:val="000000" w:themeColor="text1"/>
                    </w:rPr>
                    <m:t>Q</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t</m:t>
                  </m:r>
                </m:sub>
              </m:sSub>
              <m:r>
                <w:rPr>
                  <w:rFonts w:ascii="Cambria Math" w:hAnsi="Cambria Math"/>
                  <w:color w:val="000000" w:themeColor="text1"/>
                </w:rPr>
                <m:t>) + α</m:t>
              </m:r>
              <m:r>
                <w:rPr>
                  <w:rFonts w:ascii="Cambria Math" w:hAnsi="Cambria Math"/>
                  <w:color w:val="000000" w:themeColor="text1"/>
                  <w:u w:val="single"/>
                </w:rPr>
                <m:t>[</m:t>
              </m:r>
              <m:sSub>
                <m:sSubPr>
                  <m:ctrlPr>
                    <w:rPr>
                      <w:rFonts w:ascii="Cambria Math" w:hAnsi="Cambria Math"/>
                      <w:color w:val="000000" w:themeColor="text1"/>
                      <w:u w:val="single"/>
                    </w:rPr>
                  </m:ctrlPr>
                </m:sSubPr>
                <m:e>
                  <m:r>
                    <w:rPr>
                      <w:rFonts w:ascii="Cambria Math" w:hAnsi="Cambria Math"/>
                      <w:color w:val="000000" w:themeColor="text1"/>
                      <w:u w:val="single"/>
                    </w:rPr>
                    <m:t>R</m:t>
                  </m:r>
                </m:e>
                <m:sub>
                  <m:r>
                    <w:rPr>
                      <w:rFonts w:ascii="Cambria Math" w:hAnsi="Cambria Math"/>
                      <w:color w:val="000000" w:themeColor="text1"/>
                      <w:u w:val="single"/>
                    </w:rPr>
                    <m:t>t+1</m:t>
                  </m:r>
                </m:sub>
              </m:sSub>
              <m:r>
                <w:rPr>
                  <w:rFonts w:ascii="Cambria Math" w:hAnsi="Cambria Math"/>
                  <w:color w:val="000000" w:themeColor="text1"/>
                </w:rPr>
                <m:t>+γ</m:t>
              </m:r>
              <m:sSub>
                <m:sSubPr>
                  <m:ctrlPr>
                    <w:rPr>
                      <w:rFonts w:ascii="Cambria Math" w:hAnsi="Cambria Math"/>
                      <w:color w:val="000000" w:themeColor="text1"/>
                    </w:rPr>
                  </m:ctrlPr>
                </m:sSubPr>
                <m:e>
                  <m:r>
                    <w:rPr>
                      <w:rFonts w:ascii="Cambria Math" w:hAnsi="Cambria Math"/>
                      <w:color w:val="000000" w:themeColor="text1"/>
                    </w:rPr>
                    <m:t>Q</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 xml:space="preserve">t+1 </m:t>
                  </m:r>
                </m:sub>
              </m:sSub>
              <m:r>
                <w:rPr>
                  <w:rFonts w:ascii="Cambria Math" w:hAnsi="Cambria Math"/>
                  <w:color w:val="000000" w:themeColor="text1"/>
                </w:rPr>
                <m:t>, max</m:t>
              </m:r>
              <m:sSub>
                <m:sSubPr>
                  <m:ctrlPr>
                    <w:rPr>
                      <w:rFonts w:ascii="Cambria Math" w:hAnsi="Cambria Math"/>
                      <w:color w:val="000000" w:themeColor="text1"/>
                    </w:rPr>
                  </m:ctrlPr>
                </m:sSubPr>
                <m:e>
                  <m:r>
                    <w:rPr>
                      <w:rFonts w:ascii="Cambria Math" w:hAnsi="Cambria Math"/>
                      <w:color w:val="000000" w:themeColor="text1"/>
                    </w:rPr>
                    <m:t>Q</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t+1</m:t>
                  </m:r>
                </m:sub>
              </m:sSub>
              <m:r>
                <w:rPr>
                  <w:rFonts w:ascii="Cambria Math" w:hAnsi="Cambria Math"/>
                  <w:color w:val="000000" w:themeColor="text1"/>
                </w:rPr>
                <m:t>,a))-</m:t>
              </m:r>
              <m:sSub>
                <m:sSubPr>
                  <m:ctrlPr>
                    <w:rPr>
                      <w:rFonts w:ascii="Cambria Math" w:hAnsi="Cambria Math"/>
                      <w:color w:val="000000" w:themeColor="text1"/>
                    </w:rPr>
                  </m:ctrlPr>
                </m:sSubPr>
                <m:e>
                  <m:r>
                    <w:rPr>
                      <w:rFonts w:ascii="Cambria Math" w:hAnsi="Cambria Math"/>
                      <w:color w:val="000000" w:themeColor="text1"/>
                    </w:rPr>
                    <m:t>Q</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t</m:t>
                  </m:r>
                </m:sub>
              </m:sSub>
              <m:r>
                <w:rPr>
                  <w:rFonts w:ascii="Cambria Math" w:hAnsi="Cambria Math"/>
                  <w:color w:val="000000" w:themeColor="text1"/>
                </w:rPr>
                <m:t>)]</m:t>
              </m:r>
            </m:oMath>
          </w:p>
          <w:p w14:paraId="2690E271" w14:textId="77777777" w:rsidR="00B64B91" w:rsidRDefault="00B64B91" w:rsidP="00B64B91">
            <w:pPr>
              <w:pStyle w:val="NoSpacing"/>
            </w:pPr>
            <w:r>
              <w:t xml:space="preserve">        </w:t>
            </w:r>
            <w:r w:rsidRPr="00B64B91">
              <w:rPr>
                <w:rFonts w:ascii="Arial" w:hAnsi="Arial" w:cs="Arial"/>
              </w:rPr>
              <w:t>else</w:t>
            </w:r>
            <w:r>
              <w:t>:</w:t>
            </w:r>
          </w:p>
          <w:p w14:paraId="1F4BCB84" w14:textId="77777777" w:rsidR="00B64B91" w:rsidRDefault="00B64B91" w:rsidP="00B64B91">
            <w:pPr>
              <w:pStyle w:val="NoSpacing"/>
            </w:pPr>
            <w:r>
              <w:t xml:space="preserve">       </w:t>
            </w:r>
            <m:oMath>
              <m: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 ←</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 + α[</m:t>
              </m:r>
              <m:sSub>
                <m:sSubPr>
                  <m:ctrlPr>
                    <w:rPr>
                      <w:rFonts w:ascii="Cambria Math" w:hAnsi="Cambria Math"/>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rPr>
                  </m:ctrlPr>
                </m:sSubPr>
                <m:e>
                  <m:r>
                    <w:rPr>
                      <w:rFonts w:ascii="Cambria Math" w:hAnsi="Cambria Math"/>
                    </w:rPr>
                    <m:t>Q</m:t>
                  </m:r>
                </m:e>
                <m:sub>
                  <m:r>
                    <w:rPr>
                      <w:rFonts w:ascii="Cambria Math" w:hAnsi="Cambria Math"/>
                    </w:rPr>
                    <m:t xml:space="preserve">1 </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 max</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,a))-</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m:t>
              </m:r>
            </m:oMath>
          </w:p>
          <w:p w14:paraId="39CB3EDA" w14:textId="77777777" w:rsidR="00B64B91" w:rsidRDefault="00B64B91" w:rsidP="00B64B91">
            <w:pPr>
              <w:pStyle w:val="NoSpacing"/>
            </w:pPr>
            <w:r>
              <w:t xml:space="preserve">        </w:t>
            </w:r>
            <m:oMath>
              <m:r>
                <w:rPr>
                  <w:rFonts w:ascii="Cambria Math" w:hAnsi="Cambria Math"/>
                </w:rPr>
                <m:t>S←S'</m:t>
              </m:r>
            </m:oMath>
          </w:p>
          <w:p w14:paraId="4536F801" w14:textId="77777777" w:rsidR="00B64B91" w:rsidRDefault="00B64B91" w:rsidP="00B64B91">
            <w:pPr>
              <w:pStyle w:val="NoSpacing"/>
            </w:pPr>
            <w:r>
              <w:t xml:space="preserve">        </w:t>
            </w:r>
            <m:oMath>
              <m:r>
                <w:rPr>
                  <w:rFonts w:ascii="Cambria Math" w:hAnsi="Cambria Math"/>
                </w:rPr>
                <m:t>ε' =ε×df</m:t>
              </m:r>
            </m:oMath>
          </w:p>
          <w:p w14:paraId="48CF1097" w14:textId="68D50ACA" w:rsidR="00B64B91" w:rsidRDefault="00B64B91" w:rsidP="00B64B91">
            <w:pPr>
              <w:spacing w:after="60"/>
              <w:jc w:val="both"/>
              <w:rPr>
                <w:rFonts w:ascii="Arial" w:hAnsi="Arial" w:cs="Arial"/>
              </w:rPr>
            </w:pPr>
            <w:r>
              <w:t xml:space="preserve">    </w:t>
            </w:r>
            <w:r w:rsidRPr="00B64B91">
              <w:rPr>
                <w:rFonts w:ascii="Arial" w:hAnsi="Arial" w:cs="Arial"/>
              </w:rPr>
              <w:t>until</w:t>
            </w:r>
            <w:r>
              <w:t xml:space="preserve"> </w:t>
            </w:r>
            <m:oMath>
              <m:r>
                <w:rPr>
                  <w:rFonts w:ascii="Cambria Math" w:hAnsi="Cambria Math"/>
                </w:rPr>
                <m:t>S</m:t>
              </m:r>
            </m:oMath>
            <w:r>
              <w:t xml:space="preserve"> </w:t>
            </w:r>
            <w:r w:rsidRPr="00B64B91">
              <w:rPr>
                <w:rFonts w:ascii="Arial" w:hAnsi="Arial" w:cs="Arial"/>
              </w:rPr>
              <w:t>is terminal</w:t>
            </w:r>
          </w:p>
        </w:tc>
      </w:tr>
    </w:tbl>
    <w:p w14:paraId="4AF5CB81" w14:textId="77777777" w:rsidR="00B64B91" w:rsidRPr="00B64B91" w:rsidRDefault="00B64B91" w:rsidP="00B64B91">
      <w:pPr>
        <w:spacing w:after="60"/>
        <w:jc w:val="both"/>
        <w:rPr>
          <w:rFonts w:ascii="Arial" w:hAnsi="Arial" w:cs="Arial"/>
        </w:rPr>
      </w:pPr>
    </w:p>
    <w:p w14:paraId="703BCA59" w14:textId="2CD5760A" w:rsidR="00A36399" w:rsidRDefault="00A36399" w:rsidP="00EC1B26">
      <w:pPr>
        <w:spacing w:after="60" w:line="240" w:lineRule="auto"/>
        <w:jc w:val="both"/>
      </w:pPr>
      <w:r w:rsidRPr="00B64B91">
        <w:rPr>
          <w:rFonts w:ascii="Arial" w:hAnsi="Arial" w:cs="Arial"/>
        </w:rPr>
        <w:t xml:space="preserve">The main reason for us to choose Double Q-learning as the alternative algorithm is due to the maximisation bias in Q-learning. In Q-learning, we use the ε-greedy policy which includes a </w:t>
      </w:r>
      <w:r w:rsidRPr="00B64B91">
        <w:rPr>
          <w:rFonts w:ascii="Arial" w:hAnsi="Arial" w:cs="Arial"/>
        </w:rPr>
        <w:lastRenderedPageBreak/>
        <w:t>maximization step over estimated action values. Hence our result can lead to a significant positive bias. Hasselt</w:t>
      </w:r>
      <w:r w:rsidR="00EC1B26">
        <w:rPr>
          <w:rFonts w:ascii="Arial" w:hAnsi="Arial" w:cs="Arial"/>
        </w:rPr>
        <w:t xml:space="preserve"> (2010)</w:t>
      </w:r>
      <w:r w:rsidRPr="00B64B91">
        <w:rPr>
          <w:rFonts w:ascii="Arial" w:hAnsi="Arial" w:cs="Arial"/>
        </w:rPr>
        <w:t xml:space="preserve"> proved that Double Q-learning:</w:t>
      </w:r>
      <m:oMath>
        <m:r>
          <w:rPr>
            <w:rFonts w:ascii="Cambria Math" w:hAnsi="Cambria Math"/>
          </w:rPr>
          <m:t xml:space="preserve"> E[</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m:t>
        </m:r>
        <m:r>
          <w:rPr>
            <w:rFonts w:ascii="Cambria Math" w:hAnsi="Cambria Math"/>
            <w:sz w:val="21"/>
            <w:szCs w:val="21"/>
          </w:rPr>
          <m:t>≤ max(</m:t>
        </m:r>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t+1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A</m:t>
            </m:r>
          </m:e>
          <m:sub>
            <m:r>
              <w:rPr>
                <w:rFonts w:ascii="Cambria Math" w:hAnsi="Cambria Math"/>
                <w:sz w:val="21"/>
                <w:szCs w:val="21"/>
              </w:rPr>
              <m:t>t</m:t>
            </m:r>
          </m:sub>
        </m:sSub>
        <m:r>
          <w:rPr>
            <w:rFonts w:ascii="Cambria Math" w:hAnsi="Cambria Math"/>
            <w:sz w:val="21"/>
            <w:szCs w:val="21"/>
          </w:rPr>
          <m:t>))</m:t>
        </m:r>
      </m:oMath>
      <w:r>
        <w:t xml:space="preserve"> </w:t>
      </w:r>
      <w:r w:rsidRPr="00EC1B26">
        <w:rPr>
          <w:rFonts w:ascii="Arial" w:hAnsi="Arial" w:cs="Arial"/>
        </w:rPr>
        <w:t xml:space="preserve">. Hence, over iterations, </w:t>
      </w:r>
      <m:oMath>
        <m:sSub>
          <m:sSubPr>
            <m:ctrlPr>
              <w:rPr>
                <w:rFonts w:ascii="Cambria Math" w:hAnsi="Cambria Math" w:cs="Arial"/>
              </w:rPr>
            </m:ctrlPr>
          </m:sSubPr>
          <m:e>
            <m:r>
              <w:rPr>
                <w:rFonts w:ascii="Cambria Math" w:hAnsi="Cambria Math" w:cs="Arial"/>
              </w:rPr>
              <m:t>Q</m:t>
            </m:r>
          </m:e>
          <m:sub>
            <m:r>
              <m:rPr>
                <m:sty m:val="p"/>
              </m:rPr>
              <w:rPr>
                <w:rFonts w:ascii="Cambria Math" w:hAnsi="Cambria Math" w:cs="Arial"/>
              </w:rPr>
              <m:t>1</m:t>
            </m:r>
          </m:sub>
        </m:sSub>
      </m:oMath>
      <w:r w:rsidR="00EC1B26">
        <w:rPr>
          <w:rFonts w:ascii="Arial" w:hAnsi="Arial" w:cs="Arial"/>
        </w:rPr>
        <w:t xml:space="preserve"> </w:t>
      </w:r>
      <w:r w:rsidRPr="00EC1B26">
        <w:rPr>
          <w:rFonts w:ascii="Arial" w:hAnsi="Arial" w:cs="Arial"/>
        </w:rPr>
        <w:t>is not updated with a maximum value.</w:t>
      </w:r>
      <w:r>
        <w:t xml:space="preserve"> </w:t>
      </w:r>
    </w:p>
    <w:p w14:paraId="4A79D77C" w14:textId="77777777" w:rsidR="00EC1B26" w:rsidRPr="00EC1B26" w:rsidRDefault="00EC1B26" w:rsidP="00EC1B26">
      <w:pPr>
        <w:spacing w:after="60"/>
        <w:jc w:val="both"/>
        <w:rPr>
          <w:rFonts w:ascii="Arial" w:hAnsi="Arial" w:cs="Arial"/>
        </w:rPr>
      </w:pPr>
    </w:p>
    <w:p w14:paraId="53064E7C" w14:textId="17C8CC11" w:rsidR="00A36399" w:rsidRDefault="00A36399" w:rsidP="00EC1B26">
      <w:pPr>
        <w:spacing w:after="60" w:line="240" w:lineRule="auto"/>
        <w:jc w:val="both"/>
        <w:rPr>
          <w:rFonts w:ascii="Arial" w:hAnsi="Arial" w:cs="Arial"/>
          <w:i/>
          <w:color w:val="808080" w:themeColor="background1" w:themeShade="80"/>
        </w:rPr>
      </w:pPr>
      <w:r w:rsidRPr="00EC1B26">
        <w:rPr>
          <w:rFonts w:ascii="Arial" w:hAnsi="Arial" w:cs="Arial"/>
        </w:rPr>
        <w:t xml:space="preserve">For a fair comparison, we also applied the </w:t>
      </w:r>
      <m:oMath>
        <m:r>
          <w:rPr>
            <w:rFonts w:ascii="Cambria Math" w:hAnsi="Cambria Math" w:cs="Arial"/>
          </w:rPr>
          <m:t>ε</m:t>
        </m:r>
      </m:oMath>
      <w:r w:rsidRPr="00EC1B26">
        <w:rPr>
          <w:rFonts w:ascii="Arial" w:hAnsi="Arial" w:cs="Arial"/>
        </w:rPr>
        <w:t>-greedy policy for Double Q-learning</w:t>
      </w:r>
      <w:r w:rsidR="00A26163" w:rsidRPr="00EC1B26">
        <w:rPr>
          <w:rFonts w:ascii="Arial" w:hAnsi="Arial" w:cs="Arial"/>
        </w:rPr>
        <w:t xml:space="preserve"> and</w:t>
      </w:r>
      <w:r w:rsidRPr="00EC1B26">
        <w:rPr>
          <w:rFonts w:ascii="Arial" w:hAnsi="Arial" w:cs="Arial"/>
        </w:rPr>
        <w:t xml:space="preserve"> we set  </w:t>
      </w:r>
      <m:oMath>
        <m:r>
          <w:rPr>
            <w:rFonts w:ascii="Cambria Math" w:hAnsi="Cambria Math" w:cs="Arial"/>
          </w:rPr>
          <m:t>α</m:t>
        </m:r>
        <m:r>
          <m:rPr>
            <m:sty m:val="p"/>
          </m:rPr>
          <w:rPr>
            <w:rFonts w:ascii="Cambria Math" w:hAnsi="Cambria Math" w:cs="Arial"/>
          </w:rPr>
          <m:t xml:space="preserve">=0.9, </m:t>
        </m:r>
        <m:r>
          <w:rPr>
            <w:rFonts w:ascii="Cambria Math" w:hAnsi="Cambria Math" w:cs="Arial"/>
          </w:rPr>
          <m:t>γ</m:t>
        </m:r>
        <m:r>
          <m:rPr>
            <m:sty m:val="p"/>
          </m:rPr>
          <w:rPr>
            <w:rFonts w:ascii="Cambria Math" w:hAnsi="Cambria Math" w:cs="Arial"/>
          </w:rPr>
          <m:t xml:space="preserve">=0.8, </m:t>
        </m:r>
        <m:r>
          <w:rPr>
            <w:rFonts w:ascii="Cambria Math" w:hAnsi="Cambria Math" w:cs="Arial"/>
          </w:rPr>
          <m:t>ε</m:t>
        </m:r>
        <m:r>
          <m:rPr>
            <m:sty m:val="p"/>
          </m:rPr>
          <w:rPr>
            <w:rFonts w:ascii="Cambria Math" w:hAnsi="Cambria Math" w:cs="Arial"/>
          </w:rPr>
          <m:t xml:space="preserve">=0.7, </m:t>
        </m:r>
        <m:r>
          <w:rPr>
            <w:rFonts w:ascii="Cambria Math" w:hAnsi="Cambria Math" w:cs="Arial"/>
          </w:rPr>
          <m:t>df</m:t>
        </m:r>
        <m:r>
          <m:rPr>
            <m:sty m:val="p"/>
          </m:rPr>
          <w:rPr>
            <w:rFonts w:ascii="Cambria Math" w:hAnsi="Cambria Math" w:cs="Arial"/>
          </w:rPr>
          <m:t xml:space="preserve">=0.999 </m:t>
        </m:r>
      </m:oMath>
      <w:r w:rsidRPr="00EC1B26">
        <w:rPr>
          <w:rFonts w:ascii="Arial" w:hAnsi="Arial" w:cs="Arial"/>
        </w:rPr>
        <w:t>which are the best parameters from our grid search</w:t>
      </w:r>
      <w:r w:rsidR="00A26163" w:rsidRPr="00EC1B26">
        <w:rPr>
          <w:rFonts w:ascii="Arial" w:hAnsi="Arial" w:cs="Arial"/>
        </w:rPr>
        <w:t xml:space="preserve"> in Q-learning.</w:t>
      </w:r>
      <w:r w:rsidRPr="00EC1B26">
        <w:rPr>
          <w:rFonts w:ascii="Arial" w:hAnsi="Arial" w:cs="Arial"/>
        </w:rPr>
        <w:t xml:space="preserve"> We </w:t>
      </w:r>
      <w:r w:rsidR="00A26163" w:rsidRPr="00EC1B26">
        <w:rPr>
          <w:rFonts w:ascii="Arial" w:hAnsi="Arial" w:cs="Arial"/>
        </w:rPr>
        <w:t xml:space="preserve">also </w:t>
      </w:r>
      <w:r w:rsidRPr="00EC1B26">
        <w:rPr>
          <w:rFonts w:ascii="Arial" w:hAnsi="Arial" w:cs="Arial"/>
        </w:rPr>
        <w:t>run the algorithm for 1000 episodes and have a similar setup as to the Q-learning implementation. The below figures are the performance/steps vs. episodes results.</w:t>
      </w:r>
      <w:r>
        <w:t xml:space="preserve"> </w:t>
      </w:r>
      <w:r>
        <w:rPr>
          <w:rFonts w:ascii="Arial" w:hAnsi="Arial" w:cs="Arial"/>
          <w:i/>
          <w:color w:val="808080" w:themeColor="background1" w:themeShade="80"/>
        </w:rPr>
        <w:t>[</w:t>
      </w:r>
      <w:r w:rsidRPr="00A36399">
        <w:rPr>
          <w:rFonts w:ascii="Arial" w:hAnsi="Arial" w:cs="Arial"/>
          <w:i/>
          <w:color w:val="808080" w:themeColor="background1" w:themeShade="80"/>
        </w:rPr>
        <w:t>Hypothesis Statement 5</w:t>
      </w:r>
      <w:r>
        <w:rPr>
          <w:rFonts w:ascii="Arial" w:hAnsi="Arial" w:cs="Arial"/>
          <w:i/>
          <w:color w:val="808080" w:themeColor="background1" w:themeShade="80"/>
        </w:rPr>
        <w:t xml:space="preserve">: </w:t>
      </w:r>
      <w:r w:rsidRPr="00A36399">
        <w:rPr>
          <w:rFonts w:ascii="Arial" w:hAnsi="Arial" w:cs="Arial"/>
          <w:i/>
          <w:color w:val="808080" w:themeColor="background1" w:themeShade="80"/>
        </w:rPr>
        <w:t xml:space="preserve">Double Q-learning will </w:t>
      </w:r>
      <w:commentRangeStart w:id="0"/>
      <w:r w:rsidRPr="00A36399">
        <w:rPr>
          <w:rFonts w:ascii="Arial" w:hAnsi="Arial" w:cs="Arial"/>
          <w:i/>
          <w:color w:val="808080" w:themeColor="background1" w:themeShade="80"/>
        </w:rPr>
        <w:t xml:space="preserve">outperform </w:t>
      </w:r>
      <w:commentRangeEnd w:id="0"/>
      <w:r w:rsidR="00E0131B">
        <w:rPr>
          <w:rStyle w:val="CommentReference"/>
        </w:rPr>
        <w:commentReference w:id="0"/>
      </w:r>
      <w:r w:rsidRPr="00A36399">
        <w:rPr>
          <w:rFonts w:ascii="Arial" w:hAnsi="Arial" w:cs="Arial"/>
          <w:i/>
          <w:color w:val="808080" w:themeColor="background1" w:themeShade="80"/>
        </w:rPr>
        <w:t>Q-learning</w:t>
      </w:r>
      <w:r>
        <w:rPr>
          <w:rFonts w:ascii="Arial" w:hAnsi="Arial" w:cs="Arial"/>
          <w:i/>
          <w:color w:val="808080" w:themeColor="background1" w:themeShade="80"/>
        </w:rPr>
        <w:t>]</w:t>
      </w:r>
    </w:p>
    <w:p w14:paraId="0D496027" w14:textId="77777777" w:rsidR="00E0131B" w:rsidRDefault="00E0131B" w:rsidP="00EC1B26">
      <w:pPr>
        <w:spacing w:after="60" w:line="240" w:lineRule="auto"/>
        <w:jc w:val="both"/>
      </w:pPr>
    </w:p>
    <w:tbl>
      <w:tblPr>
        <w:tblStyle w:val="TableGrid"/>
        <w:tblW w:w="0" w:type="auto"/>
        <w:jc w:val="center"/>
        <w:tblLook w:val="04A0" w:firstRow="1" w:lastRow="0" w:firstColumn="1" w:lastColumn="0" w:noHBand="0" w:noVBand="1"/>
      </w:tblPr>
      <w:tblGrid>
        <w:gridCol w:w="4701"/>
        <w:gridCol w:w="4701"/>
      </w:tblGrid>
      <w:tr w:rsidR="00EC1B26" w14:paraId="46F32AFE" w14:textId="77777777" w:rsidTr="00BD06FD">
        <w:trPr>
          <w:jc w:val="center"/>
        </w:trPr>
        <w:tc>
          <w:tcPr>
            <w:tcW w:w="4701" w:type="dxa"/>
          </w:tcPr>
          <w:p w14:paraId="210E88BF" w14:textId="7A7B3A3E" w:rsidR="00EC1B26" w:rsidRDefault="00EC1B26" w:rsidP="00863503">
            <w:r w:rsidRPr="006B4910">
              <w:rPr>
                <w:noProof/>
              </w:rPr>
              <w:drawing>
                <wp:anchor distT="0" distB="0" distL="114300" distR="114300" simplePos="0" relativeHeight="251660288" behindDoc="0" locked="0" layoutInCell="1" allowOverlap="1" wp14:anchorId="6476590D" wp14:editId="2B4343BB">
                  <wp:simplePos x="0" y="0"/>
                  <wp:positionH relativeFrom="column">
                    <wp:posOffset>-6350</wp:posOffset>
                  </wp:positionH>
                  <wp:positionV relativeFrom="paragraph">
                    <wp:posOffset>172085</wp:posOffset>
                  </wp:positionV>
                  <wp:extent cx="2809875" cy="207200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809875" cy="2072005"/>
                          </a:xfrm>
                          <a:prstGeom prst="rect">
                            <a:avLst/>
                          </a:prstGeom>
                        </pic:spPr>
                      </pic:pic>
                    </a:graphicData>
                  </a:graphic>
                  <wp14:sizeRelH relativeFrom="page">
                    <wp14:pctWidth>0</wp14:pctWidth>
                  </wp14:sizeRelH>
                  <wp14:sizeRelV relativeFrom="page">
                    <wp14:pctHeight>0</wp14:pctHeight>
                  </wp14:sizeRelV>
                </wp:anchor>
              </w:drawing>
            </w:r>
          </w:p>
        </w:tc>
        <w:tc>
          <w:tcPr>
            <w:tcW w:w="4701" w:type="dxa"/>
            <w:vAlign w:val="center"/>
          </w:tcPr>
          <w:p w14:paraId="45A0DAB5" w14:textId="5D6C95BD" w:rsidR="00EC1B26" w:rsidRDefault="00EC1B26" w:rsidP="00EC1B26">
            <w:pPr>
              <w:jc w:val="center"/>
            </w:pPr>
            <w:r>
              <w:rPr>
                <w:noProof/>
              </w:rPr>
              <w:drawing>
                <wp:inline distT="114300" distB="114300" distL="114300" distR="114300" wp14:anchorId="29B96328" wp14:editId="481DB3CC">
                  <wp:extent cx="2724150" cy="2146300"/>
                  <wp:effectExtent l="0" t="0" r="0" b="0"/>
                  <wp:docPr id="2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2724150" cy="2146300"/>
                          </a:xfrm>
                          <a:prstGeom prst="rect">
                            <a:avLst/>
                          </a:prstGeom>
                          <a:ln/>
                        </pic:spPr>
                      </pic:pic>
                    </a:graphicData>
                  </a:graphic>
                </wp:inline>
              </w:drawing>
            </w:r>
          </w:p>
        </w:tc>
      </w:tr>
      <w:tr w:rsidR="00EC1B26" w14:paraId="26E15406" w14:textId="77777777" w:rsidTr="00BD06FD">
        <w:trPr>
          <w:jc w:val="center"/>
        </w:trPr>
        <w:tc>
          <w:tcPr>
            <w:tcW w:w="4701" w:type="dxa"/>
          </w:tcPr>
          <w:p w14:paraId="79C538EC" w14:textId="464EE4D8" w:rsidR="00EC1B26" w:rsidRPr="00EC1B26" w:rsidRDefault="00EC1B26" w:rsidP="00EC1B26">
            <w:pPr>
              <w:jc w:val="center"/>
              <w:rPr>
                <w:rFonts w:ascii="Arial" w:hAnsi="Arial" w:cs="Arial"/>
                <w:sz w:val="18"/>
              </w:rPr>
            </w:pPr>
            <w:r w:rsidRPr="00EC1B26">
              <w:rPr>
                <w:rFonts w:ascii="Arial" w:hAnsi="Arial" w:cs="Arial"/>
                <w:sz w:val="18"/>
              </w:rPr>
              <w:t>Figure 11. Q-learning algorithm in 1000 episodes</w:t>
            </w:r>
          </w:p>
        </w:tc>
        <w:tc>
          <w:tcPr>
            <w:tcW w:w="4701" w:type="dxa"/>
          </w:tcPr>
          <w:p w14:paraId="1E25B018" w14:textId="758EA3A2" w:rsidR="00EC1B26" w:rsidRPr="00EC1B26" w:rsidRDefault="00EC1B26" w:rsidP="00EC1B26">
            <w:pPr>
              <w:jc w:val="center"/>
              <w:rPr>
                <w:rFonts w:ascii="Arial" w:hAnsi="Arial" w:cs="Arial"/>
                <w:sz w:val="18"/>
              </w:rPr>
            </w:pPr>
            <w:r w:rsidRPr="00EC1B26">
              <w:rPr>
                <w:rFonts w:ascii="Arial" w:hAnsi="Arial" w:cs="Arial"/>
                <w:sz w:val="18"/>
              </w:rPr>
              <w:t>Table 13. Descriptive statistics of 1000 episodes</w:t>
            </w:r>
          </w:p>
        </w:tc>
      </w:tr>
    </w:tbl>
    <w:p w14:paraId="72A97743" w14:textId="77777777" w:rsidR="00EC1B26" w:rsidRDefault="00EC1B26" w:rsidP="00863503"/>
    <w:p w14:paraId="22E3ADBB" w14:textId="50B7F8A4" w:rsidR="00A36399" w:rsidRDefault="00A36399" w:rsidP="00EC1B26">
      <w:pPr>
        <w:spacing w:after="60"/>
        <w:jc w:val="both"/>
        <w:rPr>
          <w:rFonts w:ascii="Arial" w:hAnsi="Arial" w:cs="Arial"/>
        </w:rPr>
      </w:pPr>
      <w:r w:rsidRPr="00EC1B26">
        <w:rPr>
          <w:rFonts w:ascii="Arial" w:hAnsi="Arial" w:cs="Arial"/>
        </w:rPr>
        <w:t xml:space="preserve">Figure 11 shows the performance </w:t>
      </w:r>
      <w:r w:rsidR="00A26163" w:rsidRPr="00EC1B26">
        <w:rPr>
          <w:rFonts w:ascii="Arial" w:hAnsi="Arial" w:cs="Arial"/>
        </w:rPr>
        <w:t xml:space="preserve">for </w:t>
      </w:r>
      <w:r w:rsidRPr="00EC1B26">
        <w:rPr>
          <w:rFonts w:ascii="Arial" w:hAnsi="Arial" w:cs="Arial"/>
        </w:rPr>
        <w:t xml:space="preserve">1000 episodes. </w:t>
      </w:r>
      <w:commentRangeStart w:id="1"/>
      <w:r w:rsidR="00A26163" w:rsidRPr="00EC1B26">
        <w:rPr>
          <w:rFonts w:ascii="Arial" w:hAnsi="Arial" w:cs="Arial"/>
        </w:rPr>
        <w:t xml:space="preserve">From only </w:t>
      </w:r>
      <w:r w:rsidRPr="00EC1B26">
        <w:rPr>
          <w:rFonts w:ascii="Arial" w:hAnsi="Arial" w:cs="Arial"/>
        </w:rPr>
        <w:t>around 80th episode, it starts to converge, and agent only takes 4 steps (the optimal route) to reach the destination, whereas Q-learning took 200 episodes to converge</w:t>
      </w:r>
      <w:commentRangeEnd w:id="1"/>
      <w:r w:rsidR="00EC1B26">
        <w:rPr>
          <w:rStyle w:val="CommentReference"/>
        </w:rPr>
        <w:commentReference w:id="1"/>
      </w:r>
      <w:r w:rsidRPr="00EC1B26">
        <w:rPr>
          <w:rFonts w:ascii="Arial" w:hAnsi="Arial" w:cs="Arial"/>
        </w:rPr>
        <w:t xml:space="preserve">. </w:t>
      </w:r>
      <w:r w:rsidR="00A26163" w:rsidRPr="00EC1B26">
        <w:rPr>
          <w:rFonts w:ascii="Arial" w:hAnsi="Arial" w:cs="Arial"/>
        </w:rPr>
        <w:t xml:space="preserve">Our results </w:t>
      </w:r>
      <w:r w:rsidRPr="00EC1B26">
        <w:rPr>
          <w:rFonts w:ascii="Arial" w:hAnsi="Arial" w:cs="Arial"/>
        </w:rPr>
        <w:t xml:space="preserve">agree with our </w:t>
      </w:r>
      <w:commentRangeStart w:id="2"/>
      <w:r w:rsidRPr="00EC1B26">
        <w:rPr>
          <w:rFonts w:ascii="Arial" w:hAnsi="Arial" w:cs="Arial"/>
        </w:rPr>
        <w:t>hypothesis</w:t>
      </w:r>
      <w:commentRangeEnd w:id="2"/>
      <w:r w:rsidR="00E0131B">
        <w:rPr>
          <w:rStyle w:val="CommentReference"/>
        </w:rPr>
        <w:commentReference w:id="2"/>
      </w:r>
      <w:r w:rsidRPr="00EC1B26">
        <w:rPr>
          <w:rFonts w:ascii="Arial" w:hAnsi="Arial" w:cs="Arial"/>
        </w:rPr>
        <w:t xml:space="preserve">, </w:t>
      </w:r>
      <w:r w:rsidR="00863503" w:rsidRPr="00EC1B26">
        <w:rPr>
          <w:rFonts w:ascii="Arial" w:hAnsi="Arial" w:cs="Arial"/>
        </w:rPr>
        <w:t>and we conclude that</w:t>
      </w:r>
      <w:r w:rsidRPr="00EC1B26">
        <w:rPr>
          <w:rFonts w:ascii="Arial" w:hAnsi="Arial" w:cs="Arial"/>
        </w:rPr>
        <w:t xml:space="preserve"> Double Q-learning is a more efficiency algorithm</w:t>
      </w:r>
      <w:r w:rsidR="00AE33C6" w:rsidRPr="00EC1B26">
        <w:rPr>
          <w:rFonts w:ascii="Arial" w:hAnsi="Arial" w:cs="Arial"/>
        </w:rPr>
        <w:t xml:space="preserve"> than Q-learning</w:t>
      </w:r>
      <w:r w:rsidRPr="00EC1B26">
        <w:rPr>
          <w:rFonts w:ascii="Arial" w:hAnsi="Arial" w:cs="Arial"/>
        </w:rPr>
        <w:t>. We can compare the results more precisely by analysing the average reward per steps</w:t>
      </w:r>
      <w:r w:rsidR="00A26163" w:rsidRPr="00EC1B26">
        <w:rPr>
          <w:rFonts w:ascii="Arial" w:hAnsi="Arial" w:cs="Arial"/>
        </w:rPr>
        <w:t xml:space="preserve"> (see Table 13)</w:t>
      </w:r>
      <w:r w:rsidRPr="00EC1B26">
        <w:rPr>
          <w:rFonts w:ascii="Arial" w:hAnsi="Arial" w:cs="Arial"/>
        </w:rPr>
        <w:t xml:space="preserve">. We can see that Double Q-learning has a slightly higher average rewards (with mean 54) and a higher average step of mean 4.7 (0.3 less than Q-learning). </w:t>
      </w:r>
      <w:commentRangeStart w:id="3"/>
      <w:del w:id="4" w:author="Xin Li" w:date="2019-03-26T21:10:00Z">
        <w:r w:rsidRPr="00EC1B26" w:rsidDel="00E0131B">
          <w:rPr>
            <w:rFonts w:ascii="Arial" w:hAnsi="Arial" w:cs="Arial"/>
          </w:rPr>
          <w:delText>Moreover</w:delText>
        </w:r>
      </w:del>
      <w:ins w:id="5" w:author="Xin Li" w:date="2019-03-26T21:10:00Z">
        <w:r w:rsidR="00E0131B">
          <w:rPr>
            <w:rFonts w:ascii="Arial" w:hAnsi="Arial" w:cs="Arial"/>
          </w:rPr>
          <w:t>Also</w:t>
        </w:r>
      </w:ins>
      <w:commentRangeEnd w:id="3"/>
      <w:ins w:id="6" w:author="Xin Li" w:date="2019-03-26T21:18:00Z">
        <w:r w:rsidR="006D1C8E">
          <w:rPr>
            <w:rStyle w:val="CommentReference"/>
          </w:rPr>
          <w:commentReference w:id="3"/>
        </w:r>
      </w:ins>
      <w:r w:rsidRPr="00EC1B26">
        <w:rPr>
          <w:rFonts w:ascii="Arial" w:hAnsi="Arial" w:cs="Arial"/>
        </w:rPr>
        <w:t>, the standard deviation of average reward is 10.9 and average step is 2.3 respectively, which are significantly less than Q-learning (</w:t>
      </w:r>
      <w:commentRangeStart w:id="7"/>
      <w:r w:rsidRPr="00EC1B26">
        <w:rPr>
          <w:rFonts w:ascii="Arial" w:hAnsi="Arial" w:cs="Arial"/>
        </w:rPr>
        <w:t>14.8 and 5.1 respectively</w:t>
      </w:r>
      <w:commentRangeEnd w:id="7"/>
      <w:r w:rsidR="00E0131B">
        <w:rPr>
          <w:rStyle w:val="CommentReference"/>
        </w:rPr>
        <w:commentReference w:id="7"/>
      </w:r>
      <w:r w:rsidRPr="00EC1B26">
        <w:rPr>
          <w:rFonts w:ascii="Arial" w:hAnsi="Arial" w:cs="Arial"/>
        </w:rPr>
        <w:t xml:space="preserve">). This demonstrates that Double Q-learning is a more stable algorithms than Q-learning. </w:t>
      </w:r>
      <w:r w:rsidR="00113EBC" w:rsidRPr="00EC1B26">
        <w:rPr>
          <w:rFonts w:ascii="Arial" w:hAnsi="Arial" w:cs="Arial"/>
        </w:rPr>
        <w:t>Furthermore, from figure 11</w:t>
      </w:r>
      <w:r w:rsidR="00E05675" w:rsidRPr="00EC1B26">
        <w:rPr>
          <w:rFonts w:ascii="Arial" w:hAnsi="Arial" w:cs="Arial"/>
        </w:rPr>
        <w:t xml:space="preserve">, </w:t>
      </w:r>
      <w:commentRangeStart w:id="8"/>
      <w:r w:rsidR="00113EBC" w:rsidRPr="00EC1B26">
        <w:rPr>
          <w:rFonts w:ascii="Arial" w:hAnsi="Arial" w:cs="Arial"/>
        </w:rPr>
        <w:t>w</w:t>
      </w:r>
      <w:r w:rsidR="00863503" w:rsidRPr="00EC1B26">
        <w:rPr>
          <w:rFonts w:ascii="Arial" w:hAnsi="Arial" w:cs="Arial"/>
        </w:rPr>
        <w:t>e can see that Double Q-learning converged earlier than Q-learning in term of average rewords and number of steps</w:t>
      </w:r>
      <w:commentRangeEnd w:id="8"/>
      <w:r w:rsidR="00E0131B">
        <w:rPr>
          <w:rStyle w:val="CommentReference"/>
        </w:rPr>
        <w:commentReference w:id="8"/>
      </w:r>
      <w:r w:rsidR="00863503" w:rsidRPr="00EC1B26">
        <w:rPr>
          <w:rFonts w:ascii="Arial" w:hAnsi="Arial" w:cs="Arial"/>
        </w:rPr>
        <w:t xml:space="preserve">. Moreover, we can see than Q-learning takes </w:t>
      </w:r>
      <w:r w:rsidR="00A26163" w:rsidRPr="00EC1B26">
        <w:rPr>
          <w:rFonts w:ascii="Arial" w:hAnsi="Arial" w:cs="Arial"/>
        </w:rPr>
        <w:t>a much greater</w:t>
      </w:r>
      <w:r w:rsidR="00863503" w:rsidRPr="00EC1B26">
        <w:rPr>
          <w:rFonts w:ascii="Arial" w:hAnsi="Arial" w:cs="Arial"/>
        </w:rPr>
        <w:t xml:space="preserve"> number of steps in the earlier episodes compared with Double Q-learning.  W</w:t>
      </w:r>
      <w:r w:rsidRPr="00EC1B26">
        <w:rPr>
          <w:rFonts w:ascii="Arial" w:hAnsi="Arial" w:cs="Arial"/>
        </w:rPr>
        <w:t xml:space="preserve">hen facing some stochastic environments, we should choose Double Q-learning instead, as Q-learning would perform </w:t>
      </w:r>
      <w:commentRangeStart w:id="9"/>
      <w:r w:rsidRPr="00EC1B26">
        <w:rPr>
          <w:rFonts w:ascii="Arial" w:hAnsi="Arial" w:cs="Arial"/>
        </w:rPr>
        <w:t>poorly</w:t>
      </w:r>
      <w:commentRangeEnd w:id="9"/>
      <w:r w:rsidR="00E0131B">
        <w:rPr>
          <w:rStyle w:val="CommentReference"/>
        </w:rPr>
        <w:commentReference w:id="9"/>
      </w:r>
      <w:r w:rsidR="00863503" w:rsidRPr="00EC1B26">
        <w:rPr>
          <w:rFonts w:ascii="Arial" w:hAnsi="Arial" w:cs="Arial"/>
        </w:rPr>
        <w:t xml:space="preserve">. </w:t>
      </w:r>
      <w:r w:rsidRPr="00EC1B26">
        <w:rPr>
          <w:rFonts w:ascii="Arial" w:hAnsi="Arial" w:cs="Arial"/>
        </w:rPr>
        <w:t xml:space="preserve">(Sutton and </w:t>
      </w:r>
      <w:proofErr w:type="spellStart"/>
      <w:r w:rsidRPr="00EC1B26">
        <w:rPr>
          <w:rFonts w:ascii="Arial" w:hAnsi="Arial" w:cs="Arial"/>
        </w:rPr>
        <w:t>Barto</w:t>
      </w:r>
      <w:proofErr w:type="spellEnd"/>
      <w:r w:rsidRPr="00EC1B26">
        <w:rPr>
          <w:rFonts w:ascii="Arial" w:hAnsi="Arial" w:cs="Arial"/>
        </w:rPr>
        <w:t>, 2018).</w:t>
      </w:r>
      <w:r w:rsidR="00863503" w:rsidRPr="00EC1B26">
        <w:rPr>
          <w:rFonts w:ascii="Arial" w:hAnsi="Arial" w:cs="Arial"/>
        </w:rPr>
        <w:t xml:space="preserve"> </w:t>
      </w:r>
    </w:p>
    <w:p w14:paraId="3BCF4355" w14:textId="1956E926" w:rsidR="00603814" w:rsidRDefault="00603814" w:rsidP="009E45A5">
      <w:pPr>
        <w:spacing w:after="60"/>
        <w:jc w:val="both"/>
        <w:rPr>
          <w:rFonts w:ascii="Arial" w:hAnsi="Arial" w:cs="Arial"/>
        </w:rPr>
      </w:pPr>
    </w:p>
    <w:p w14:paraId="363B2568" w14:textId="3CA698B7" w:rsidR="00603814" w:rsidRDefault="00603814" w:rsidP="00603814">
      <w:pPr>
        <w:pStyle w:val="Heading1"/>
        <w:numPr>
          <w:ilvl w:val="0"/>
          <w:numId w:val="1"/>
        </w:numPr>
        <w:ind w:left="284" w:hanging="284"/>
      </w:pPr>
      <w:r>
        <w:t>Essay Questions</w:t>
      </w:r>
    </w:p>
    <w:p w14:paraId="253E19C5" w14:textId="2BEB7FF1" w:rsidR="005E3E06" w:rsidRDefault="00603814" w:rsidP="00603814">
      <w:pPr>
        <w:pStyle w:val="Heading2"/>
        <w:numPr>
          <w:ilvl w:val="1"/>
          <w:numId w:val="1"/>
        </w:numPr>
        <w:ind w:left="426" w:hanging="426"/>
        <w:rPr>
          <w:rFonts w:cs="Arial"/>
        </w:rPr>
      </w:pPr>
      <w:r>
        <w:rPr>
          <w:rFonts w:cs="Arial"/>
        </w:rPr>
        <w:t>Q-learning and error correction models in psychology</w:t>
      </w:r>
    </w:p>
    <w:p w14:paraId="0CA8890F" w14:textId="42168496" w:rsidR="005E3E06" w:rsidRDefault="00603814" w:rsidP="00603814">
      <w:pPr>
        <w:spacing w:after="60"/>
        <w:jc w:val="both"/>
        <w:rPr>
          <w:rFonts w:ascii="Arial" w:hAnsi="Arial" w:cs="Arial"/>
        </w:rPr>
      </w:pPr>
      <w:r w:rsidRPr="00603814">
        <w:rPr>
          <w:rFonts w:ascii="Arial" w:hAnsi="Arial" w:cs="Arial"/>
        </w:rPr>
        <w:t xml:space="preserve">Reinforcement learning is an area of study about how software agent learns a policy through the interaction in an environment. The development of it is inspired by psychological learning theories. At the same time, the development of reinforcement learning provides psychology </w:t>
      </w:r>
      <w:r w:rsidR="00662407">
        <w:rPr>
          <w:rFonts w:ascii="Arial" w:hAnsi="Arial" w:cs="Arial"/>
        </w:rPr>
        <w:t xml:space="preserve">with </w:t>
      </w:r>
      <w:r w:rsidRPr="00603814">
        <w:rPr>
          <w:rFonts w:ascii="Arial" w:hAnsi="Arial" w:cs="Arial"/>
        </w:rPr>
        <w:t>a systematic way to understand experimental data and suggest new direction</w:t>
      </w:r>
      <w:r w:rsidR="00662407">
        <w:rPr>
          <w:rFonts w:ascii="Arial" w:hAnsi="Arial" w:cs="Arial"/>
        </w:rPr>
        <w:t>s</w:t>
      </w:r>
      <w:r w:rsidRPr="00603814">
        <w:rPr>
          <w:rFonts w:ascii="Arial" w:hAnsi="Arial" w:cs="Arial"/>
        </w:rPr>
        <w:t xml:space="preserve"> of study. </w:t>
      </w:r>
      <w:r>
        <w:rPr>
          <w:rFonts w:ascii="Arial" w:hAnsi="Arial" w:cs="Arial"/>
        </w:rPr>
        <w:t>T</w:t>
      </w:r>
      <w:r w:rsidRPr="00603814">
        <w:rPr>
          <w:rFonts w:ascii="Arial" w:hAnsi="Arial" w:cs="Arial"/>
        </w:rPr>
        <w:t xml:space="preserve">here is a close link between the two subjects. </w:t>
      </w:r>
      <w:r w:rsidR="00BD06FD">
        <w:rPr>
          <w:rFonts w:ascii="Arial" w:hAnsi="Arial" w:cs="Arial"/>
        </w:rPr>
        <w:t>[4]</w:t>
      </w:r>
    </w:p>
    <w:p w14:paraId="16E4EE4A" w14:textId="679644C7" w:rsidR="00603814" w:rsidRDefault="00603814" w:rsidP="00603814">
      <w:pPr>
        <w:spacing w:after="60"/>
        <w:jc w:val="both"/>
        <w:rPr>
          <w:rFonts w:ascii="Arial" w:hAnsi="Arial" w:cs="Arial"/>
        </w:rPr>
      </w:pPr>
    </w:p>
    <w:p w14:paraId="0AD97378" w14:textId="045052F3" w:rsidR="00603814" w:rsidRDefault="00603814" w:rsidP="00603814">
      <w:pPr>
        <w:pStyle w:val="Heading3"/>
        <w:numPr>
          <w:ilvl w:val="2"/>
          <w:numId w:val="1"/>
        </w:numPr>
        <w:ind w:left="567" w:hanging="567"/>
        <w:rPr>
          <w:rFonts w:cs="Arial"/>
        </w:rPr>
      </w:pPr>
      <w:r>
        <w:rPr>
          <w:rFonts w:cs="Arial"/>
        </w:rPr>
        <w:lastRenderedPageBreak/>
        <w:t>Classical Conditioning</w:t>
      </w:r>
    </w:p>
    <w:p w14:paraId="485C127C" w14:textId="6BBE7F89" w:rsidR="00603814" w:rsidRDefault="00603814" w:rsidP="00603814">
      <w:pPr>
        <w:spacing w:after="60"/>
        <w:jc w:val="both"/>
        <w:rPr>
          <w:rFonts w:ascii="Arial" w:hAnsi="Arial" w:cs="Arial"/>
        </w:rPr>
      </w:pPr>
      <w:r w:rsidRPr="00603814">
        <w:rPr>
          <w:rFonts w:ascii="Arial" w:hAnsi="Arial" w:cs="Arial"/>
        </w:rPr>
        <w:t>Q-learning conventionally is referred to</w:t>
      </w:r>
      <w:r w:rsidR="00662407">
        <w:rPr>
          <w:rFonts w:ascii="Arial" w:hAnsi="Arial" w:cs="Arial"/>
        </w:rPr>
        <w:t xml:space="preserve"> as</w:t>
      </w:r>
      <w:r w:rsidRPr="00603814">
        <w:rPr>
          <w:rFonts w:ascii="Arial" w:hAnsi="Arial" w:cs="Arial"/>
        </w:rPr>
        <w:t xml:space="preserve"> an off-policy TD control algorithm. To understand control algorithms, we need to first look at </w:t>
      </w:r>
      <w:r>
        <w:rPr>
          <w:rFonts w:ascii="Arial" w:hAnsi="Arial" w:cs="Arial"/>
        </w:rPr>
        <w:t xml:space="preserve">the </w:t>
      </w:r>
      <w:r w:rsidRPr="00603814">
        <w:rPr>
          <w:rFonts w:ascii="Arial" w:hAnsi="Arial" w:cs="Arial"/>
        </w:rPr>
        <w:t>simpler prediction algorithms which can be approximately connect</w:t>
      </w:r>
      <w:r w:rsidR="00662407">
        <w:rPr>
          <w:rFonts w:ascii="Arial" w:hAnsi="Arial" w:cs="Arial"/>
        </w:rPr>
        <w:t>ed</w:t>
      </w:r>
      <w:r w:rsidRPr="00603814">
        <w:rPr>
          <w:rFonts w:ascii="Arial" w:hAnsi="Arial" w:cs="Arial"/>
        </w:rPr>
        <w:t xml:space="preserve"> to classical or Pavlovian conditioning in psychology despite many other complications</w:t>
      </w:r>
      <w:r>
        <w:rPr>
          <w:rFonts w:ascii="Arial" w:hAnsi="Arial" w:cs="Arial"/>
        </w:rPr>
        <w:t>.</w:t>
      </w:r>
      <w:r w:rsidRPr="00603814">
        <w:rPr>
          <w:rFonts w:ascii="Arial" w:hAnsi="Arial" w:cs="Arial"/>
        </w:rPr>
        <w:t xml:space="preserve"> Classical conditioning was established by Ivan Pavlov through his famous experiment on dogs. He found that dog learnt to use conditional stimulus (CS) to predict unconditional stimulus (US, reinforcer) and thus produce conditional responses (CR) after receiving CS. </w:t>
      </w:r>
      <w:r w:rsidR="00BD06FD">
        <w:rPr>
          <w:rFonts w:ascii="Arial" w:hAnsi="Arial" w:cs="Arial"/>
        </w:rPr>
        <w:t>[4]</w:t>
      </w:r>
    </w:p>
    <w:p w14:paraId="4EEF58F3" w14:textId="1AF4AD43" w:rsidR="00603814" w:rsidRDefault="00603814" w:rsidP="00A63EBB">
      <w:pPr>
        <w:spacing w:after="60"/>
        <w:rPr>
          <w:rFonts w:ascii="Arial" w:hAnsi="Arial" w:cs="Arial"/>
        </w:rPr>
      </w:pPr>
    </w:p>
    <w:p w14:paraId="37A7AF65" w14:textId="7634D6FB" w:rsidR="00603814" w:rsidRDefault="00603814" w:rsidP="00603814">
      <w:pPr>
        <w:pStyle w:val="Heading3"/>
        <w:numPr>
          <w:ilvl w:val="2"/>
          <w:numId w:val="1"/>
        </w:numPr>
        <w:ind w:left="567" w:hanging="567"/>
        <w:rPr>
          <w:rFonts w:cs="Arial"/>
        </w:rPr>
      </w:pPr>
      <w:r>
        <w:rPr>
          <w:rFonts w:cs="Arial"/>
        </w:rPr>
        <w:t>Blocking and Higher Order-Conditioning</w:t>
      </w:r>
    </w:p>
    <w:p w14:paraId="3DB9F757" w14:textId="3A7DA519" w:rsidR="00603814" w:rsidRPr="00603814" w:rsidRDefault="00603814" w:rsidP="00603814">
      <w:pPr>
        <w:spacing w:after="60"/>
        <w:jc w:val="both"/>
        <w:rPr>
          <w:rFonts w:ascii="Arial" w:hAnsi="Arial" w:cs="Arial"/>
        </w:rPr>
      </w:pPr>
      <w:r>
        <w:rPr>
          <w:rFonts w:ascii="Arial" w:hAnsi="Arial" w:cs="Arial"/>
        </w:rPr>
        <w:t>A</w:t>
      </w:r>
      <w:r w:rsidRPr="00603814">
        <w:rPr>
          <w:rFonts w:ascii="Arial" w:hAnsi="Arial" w:cs="Arial"/>
        </w:rPr>
        <w:t xml:space="preserve"> property called blocking </w:t>
      </w:r>
      <w:r>
        <w:rPr>
          <w:rFonts w:ascii="Arial" w:hAnsi="Arial" w:cs="Arial"/>
        </w:rPr>
        <w:t>was</w:t>
      </w:r>
      <w:r w:rsidRPr="00603814">
        <w:rPr>
          <w:rFonts w:ascii="Arial" w:hAnsi="Arial" w:cs="Arial"/>
        </w:rPr>
        <w:t xml:space="preserve"> observed in classical conditioning. Blocking occurs when an animal failed to produce CR when a potential CS is presented together with another CS that has been previously used to form CS and CR condition. Rescorla and Wagner in 1972 offered an influential error correction model to explain blocking</w:t>
      </w:r>
      <w:r w:rsidR="00656AE8">
        <w:rPr>
          <w:rFonts w:ascii="Arial" w:hAnsi="Arial" w:cs="Arial"/>
        </w:rPr>
        <w:t xml:space="preserve"> which will be discussed below</w:t>
      </w:r>
      <w:r w:rsidRPr="00603814">
        <w:rPr>
          <w:rFonts w:ascii="Arial" w:hAnsi="Arial" w:cs="Arial"/>
        </w:rPr>
        <w:t xml:space="preserve">. </w:t>
      </w:r>
      <w:r w:rsidR="00BD06FD">
        <w:rPr>
          <w:rFonts w:ascii="Arial" w:hAnsi="Arial" w:cs="Arial"/>
        </w:rPr>
        <w:t>[4]</w:t>
      </w:r>
    </w:p>
    <w:p w14:paraId="2252A065" w14:textId="77777777" w:rsidR="00603814" w:rsidRPr="00603814" w:rsidRDefault="00603814" w:rsidP="00603814">
      <w:pPr>
        <w:spacing w:after="60"/>
        <w:jc w:val="both"/>
        <w:rPr>
          <w:rFonts w:ascii="Arial" w:hAnsi="Arial" w:cs="Arial"/>
        </w:rPr>
      </w:pPr>
    </w:p>
    <w:p w14:paraId="642860DB" w14:textId="72365EF8" w:rsidR="00603814" w:rsidRDefault="00603814" w:rsidP="00603814">
      <w:pPr>
        <w:spacing w:after="60"/>
        <w:jc w:val="both"/>
        <w:rPr>
          <w:rFonts w:ascii="Arial" w:hAnsi="Arial" w:cs="Arial" w:hint="eastAsia"/>
        </w:rPr>
      </w:pPr>
      <w:r>
        <w:rPr>
          <w:rFonts w:ascii="Arial" w:hAnsi="Arial" w:cs="Arial"/>
        </w:rPr>
        <w:t>H</w:t>
      </w:r>
      <w:r w:rsidRPr="00603814">
        <w:rPr>
          <w:rFonts w:ascii="Arial" w:hAnsi="Arial" w:cs="Arial"/>
        </w:rPr>
        <w:t>igher order-conditioning was also observed by Ivan Pavlov that a new CS can be established by using the current CS as US.</w:t>
      </w:r>
      <w:r>
        <w:rPr>
          <w:rFonts w:ascii="Arial" w:hAnsi="Arial" w:cs="Arial"/>
        </w:rPr>
        <w:t xml:space="preserve"> And </w:t>
      </w:r>
      <w:r w:rsidR="00BB17EB">
        <w:rPr>
          <w:rFonts w:ascii="Arial" w:hAnsi="Arial" w:cs="Arial"/>
        </w:rPr>
        <w:t xml:space="preserve">previous </w:t>
      </w:r>
      <w:r>
        <w:rPr>
          <w:rFonts w:ascii="Arial" w:hAnsi="Arial" w:cs="Arial"/>
        </w:rPr>
        <w:t xml:space="preserve">CS </w:t>
      </w:r>
      <w:r w:rsidR="00BB17EB">
        <w:rPr>
          <w:rFonts w:ascii="Arial" w:hAnsi="Arial" w:cs="Arial"/>
        </w:rPr>
        <w:t xml:space="preserve">now </w:t>
      </w:r>
      <w:r>
        <w:rPr>
          <w:rFonts w:ascii="Arial" w:hAnsi="Arial" w:cs="Arial"/>
        </w:rPr>
        <w:t>becomes a secondary reinforcer.</w:t>
      </w:r>
      <w:r w:rsidRPr="00603814">
        <w:rPr>
          <w:rFonts w:ascii="Arial" w:hAnsi="Arial" w:cs="Arial"/>
        </w:rPr>
        <w:t xml:space="preserve"> The idea is similar to bootstrapping in Q-learning that </w:t>
      </w:r>
      <w:r w:rsidR="00BB17EB">
        <w:rPr>
          <w:rFonts w:ascii="Arial" w:hAnsi="Arial" w:cs="Arial"/>
        </w:rPr>
        <w:t>update is not based on actual reward but estimated one step ahead value function</w:t>
      </w:r>
      <w:r w:rsidRPr="00603814">
        <w:rPr>
          <w:rFonts w:ascii="Arial" w:hAnsi="Arial" w:cs="Arial"/>
        </w:rPr>
        <w:t xml:space="preserve">. </w:t>
      </w:r>
      <w:r w:rsidR="00BD06FD">
        <w:rPr>
          <w:rFonts w:ascii="Arial" w:hAnsi="Arial" w:cs="Arial"/>
        </w:rPr>
        <w:t>[4]</w:t>
      </w:r>
    </w:p>
    <w:p w14:paraId="3F9417F9" w14:textId="2F688F43" w:rsidR="00BB17EB" w:rsidRDefault="00BB17EB" w:rsidP="00603814">
      <w:pPr>
        <w:spacing w:after="60"/>
        <w:jc w:val="both"/>
        <w:rPr>
          <w:rFonts w:ascii="Arial" w:hAnsi="Arial" w:cs="Arial"/>
        </w:rPr>
      </w:pPr>
    </w:p>
    <w:p w14:paraId="594CD514" w14:textId="1D88D0F8" w:rsidR="00BB17EB" w:rsidRDefault="00BB17EB" w:rsidP="00BB17EB">
      <w:pPr>
        <w:pStyle w:val="Heading3"/>
        <w:numPr>
          <w:ilvl w:val="2"/>
          <w:numId w:val="1"/>
        </w:numPr>
        <w:ind w:left="567" w:hanging="567"/>
        <w:rPr>
          <w:rFonts w:cs="Arial"/>
        </w:rPr>
      </w:pPr>
      <w:r w:rsidRPr="00BB17EB">
        <w:rPr>
          <w:rFonts w:cs="Arial"/>
        </w:rPr>
        <w:t xml:space="preserve">Error </w:t>
      </w:r>
      <w:r>
        <w:rPr>
          <w:rFonts w:cs="Arial"/>
        </w:rPr>
        <w:t>C</w:t>
      </w:r>
      <w:r w:rsidRPr="00BB17EB">
        <w:rPr>
          <w:rFonts w:cs="Arial"/>
        </w:rPr>
        <w:t xml:space="preserve">orrection </w:t>
      </w:r>
      <w:r>
        <w:rPr>
          <w:rFonts w:cs="Arial"/>
        </w:rPr>
        <w:t>M</w:t>
      </w:r>
      <w:r w:rsidRPr="00BB17EB">
        <w:rPr>
          <w:rFonts w:cs="Arial"/>
        </w:rPr>
        <w:t>odels</w:t>
      </w:r>
    </w:p>
    <w:p w14:paraId="4908B857" w14:textId="7C228022" w:rsidR="00BB17EB" w:rsidRPr="00BB17EB" w:rsidRDefault="00BB17EB" w:rsidP="00BB17EB">
      <w:pPr>
        <w:spacing w:after="60"/>
        <w:jc w:val="both"/>
        <w:rPr>
          <w:rFonts w:ascii="Arial" w:hAnsi="Arial" w:cs="Arial"/>
        </w:rPr>
      </w:pPr>
      <w:r w:rsidRPr="00BB17EB">
        <w:rPr>
          <w:rFonts w:ascii="Arial" w:hAnsi="Arial" w:cs="Arial"/>
        </w:rPr>
        <w:t xml:space="preserve">Rescorla-Wagner model states that an animal only learns </w:t>
      </w:r>
      <w:r w:rsidR="00662407">
        <w:rPr>
          <w:rFonts w:ascii="Arial" w:hAnsi="Arial" w:cs="Arial"/>
        </w:rPr>
        <w:t xml:space="preserve">when </w:t>
      </w:r>
      <w:r w:rsidRPr="00BB17EB">
        <w:rPr>
          <w:rFonts w:ascii="Arial" w:hAnsi="Arial" w:cs="Arial"/>
        </w:rPr>
        <w:t>an event violate its expectation. When a surprise comes, the model adjust</w:t>
      </w:r>
      <w:r w:rsidR="00E55C9E">
        <w:rPr>
          <w:rFonts w:ascii="Arial" w:hAnsi="Arial" w:cs="Arial"/>
        </w:rPr>
        <w:t>s</w:t>
      </w:r>
      <w:r w:rsidRPr="00BB17EB">
        <w:rPr>
          <w:rFonts w:ascii="Arial" w:hAnsi="Arial" w:cs="Arial"/>
        </w:rPr>
        <w:t xml:space="preserve"> its associative strength of each component stimulus of a compound CS to reflect the violation.</w:t>
      </w:r>
      <w:r w:rsidR="00E55C9E">
        <w:rPr>
          <w:rFonts w:ascii="Arial" w:hAnsi="Arial" w:cs="Arial"/>
        </w:rPr>
        <w:t xml:space="preserve"> No adjustment is made when there is no surprise. </w:t>
      </w:r>
      <w:r w:rsidRPr="00BB17EB">
        <w:rPr>
          <w:rFonts w:ascii="Arial" w:hAnsi="Arial" w:cs="Arial"/>
        </w:rPr>
        <w:t>This is highly similar to how Q-learning agent learn. It updates the current Q</w:t>
      </w:r>
      <w:r w:rsidR="00E55C9E">
        <w:rPr>
          <w:rFonts w:ascii="Arial" w:hAnsi="Arial" w:cs="Arial"/>
        </w:rPr>
        <w:t xml:space="preserve"> value </w:t>
      </w:r>
      <w:r w:rsidRPr="00BB17EB">
        <w:rPr>
          <w:rFonts w:ascii="Arial" w:hAnsi="Arial" w:cs="Arial"/>
        </w:rPr>
        <w:t>when the new action</w:t>
      </w:r>
      <w:r w:rsidR="00E55C9E">
        <w:rPr>
          <w:rFonts w:ascii="Arial" w:hAnsi="Arial" w:cs="Arial"/>
        </w:rPr>
        <w:t>-</w:t>
      </w:r>
      <w:r w:rsidRPr="00BB17EB">
        <w:rPr>
          <w:rFonts w:ascii="Arial" w:hAnsi="Arial" w:cs="Arial"/>
        </w:rPr>
        <w:t>value</w:t>
      </w:r>
      <w:r w:rsidR="00E55C9E">
        <w:rPr>
          <w:rFonts w:ascii="Arial" w:hAnsi="Arial" w:cs="Arial"/>
        </w:rPr>
        <w:t xml:space="preserve"> </w:t>
      </w:r>
      <w:r w:rsidRPr="00BB17EB">
        <w:rPr>
          <w:rFonts w:ascii="Arial" w:hAnsi="Arial" w:cs="Arial"/>
        </w:rPr>
        <w:t xml:space="preserve">function </w:t>
      </w:r>
      <w:r w:rsidR="00E55C9E" w:rsidRPr="00BB17EB">
        <w:rPr>
          <w:rFonts w:ascii="Arial" w:hAnsi="Arial" w:cs="Arial"/>
        </w:rPr>
        <w:t>differs</w:t>
      </w:r>
      <w:r w:rsidRPr="00BB17EB">
        <w:rPr>
          <w:rFonts w:ascii="Arial" w:hAnsi="Arial" w:cs="Arial"/>
        </w:rPr>
        <w:t xml:space="preserve"> from the current one (i.e. </w:t>
      </w:r>
      <w:r w:rsidR="00E55C9E">
        <w:rPr>
          <w:rFonts w:ascii="Arial" w:hAnsi="Arial" w:cs="Arial"/>
        </w:rPr>
        <w:t>when there is TD</w:t>
      </w:r>
      <w:r w:rsidRPr="00BB17EB">
        <w:rPr>
          <w:rFonts w:ascii="Arial" w:hAnsi="Arial" w:cs="Arial"/>
        </w:rPr>
        <w:t xml:space="preserve"> error). </w:t>
      </w:r>
      <w:r w:rsidR="00E55C9E">
        <w:rPr>
          <w:rFonts w:ascii="Arial" w:hAnsi="Arial" w:cs="Arial"/>
        </w:rPr>
        <w:t>If</w:t>
      </w:r>
      <w:r w:rsidRPr="00BB17EB">
        <w:rPr>
          <w:rFonts w:ascii="Arial" w:hAnsi="Arial" w:cs="Arial"/>
        </w:rPr>
        <w:t xml:space="preserve"> the new Q</w:t>
      </w:r>
      <w:r w:rsidR="00E55C9E">
        <w:rPr>
          <w:rFonts w:ascii="Arial" w:hAnsi="Arial" w:cs="Arial"/>
        </w:rPr>
        <w:t xml:space="preserve"> </w:t>
      </w:r>
      <w:r w:rsidRPr="00BB17EB">
        <w:rPr>
          <w:rFonts w:ascii="Arial" w:hAnsi="Arial" w:cs="Arial"/>
        </w:rPr>
        <w:t xml:space="preserve">value is the same as the old one, no learning/update is made. In the context of exploration and exploitation, if exploration </w:t>
      </w:r>
      <w:r w:rsidR="00E55C9E">
        <w:rPr>
          <w:rFonts w:ascii="Arial" w:hAnsi="Arial" w:cs="Arial"/>
        </w:rPr>
        <w:t>has not done enough</w:t>
      </w:r>
      <w:r w:rsidRPr="00BB17EB">
        <w:rPr>
          <w:rFonts w:ascii="Arial" w:hAnsi="Arial" w:cs="Arial"/>
        </w:rPr>
        <w:t xml:space="preserve">, the agent loss chance to see all “surprises” in an environment to </w:t>
      </w:r>
      <w:r w:rsidR="003A3DFD">
        <w:rPr>
          <w:rFonts w:ascii="Arial" w:hAnsi="Arial" w:cs="Arial"/>
        </w:rPr>
        <w:t>develop</w:t>
      </w:r>
      <w:r w:rsidRPr="00BB17EB">
        <w:rPr>
          <w:rFonts w:ascii="Arial" w:hAnsi="Arial" w:cs="Arial"/>
        </w:rPr>
        <w:t xml:space="preserve"> a complete policy.</w:t>
      </w:r>
      <w:r w:rsidR="00E55C9E" w:rsidRPr="00E55C9E">
        <w:rPr>
          <w:rFonts w:ascii="Arial" w:hAnsi="Arial" w:cs="Arial"/>
        </w:rPr>
        <w:t xml:space="preserve"> </w:t>
      </w:r>
      <w:r w:rsidR="00BD06FD">
        <w:rPr>
          <w:rFonts w:ascii="Arial" w:hAnsi="Arial" w:cs="Arial"/>
        </w:rPr>
        <w:t>[4]</w:t>
      </w:r>
    </w:p>
    <w:p w14:paraId="6E94AC15" w14:textId="77777777" w:rsidR="00BB17EB" w:rsidRPr="00BB17EB" w:rsidRDefault="00BB17EB" w:rsidP="00BB17EB">
      <w:pPr>
        <w:spacing w:after="60"/>
        <w:jc w:val="both"/>
        <w:rPr>
          <w:rFonts w:ascii="Arial" w:hAnsi="Arial" w:cs="Arial"/>
        </w:rPr>
      </w:pPr>
    </w:p>
    <w:p w14:paraId="23886A56" w14:textId="07442887" w:rsidR="00603814" w:rsidRDefault="00BB17EB" w:rsidP="00BB17EB">
      <w:pPr>
        <w:spacing w:after="60"/>
        <w:jc w:val="both"/>
        <w:rPr>
          <w:rFonts w:ascii="Arial" w:hAnsi="Arial" w:cs="Arial"/>
        </w:rPr>
      </w:pPr>
      <w:r w:rsidRPr="00BB17EB">
        <w:rPr>
          <w:rFonts w:ascii="Arial" w:hAnsi="Arial" w:cs="Arial"/>
        </w:rPr>
        <w:t xml:space="preserve">Rescorla-Wagner model is an error correction supervised learning rule which </w:t>
      </w:r>
      <w:r w:rsidR="006B4910">
        <w:rPr>
          <w:rFonts w:ascii="Arial" w:hAnsi="Arial" w:cs="Arial"/>
        </w:rPr>
        <w:t>is</w:t>
      </w:r>
      <w:r w:rsidR="006B4910" w:rsidRPr="00BB17EB">
        <w:rPr>
          <w:rFonts w:ascii="Arial" w:hAnsi="Arial" w:cs="Arial"/>
        </w:rPr>
        <w:t xml:space="preserve"> </w:t>
      </w:r>
      <w:r w:rsidR="006B4910">
        <w:rPr>
          <w:rFonts w:ascii="Arial" w:hAnsi="Arial" w:cs="Arial"/>
        </w:rPr>
        <w:t>similar to</w:t>
      </w:r>
      <w:r w:rsidRPr="00BB17EB">
        <w:rPr>
          <w:rFonts w:ascii="Arial" w:hAnsi="Arial" w:cs="Arial"/>
        </w:rPr>
        <w:t xml:space="preserve"> the Least Mean Square and Widrow-Hoff learning rule. They share the same idea and is fundamental to Q-learning. However, there are two main differences between Rescorla-Wagner</w:t>
      </w:r>
      <w:r w:rsidR="00E55C9E">
        <w:rPr>
          <w:rFonts w:ascii="Arial" w:hAnsi="Arial" w:cs="Arial"/>
        </w:rPr>
        <w:t>’s error correction</w:t>
      </w:r>
      <w:r w:rsidRPr="00BB17EB">
        <w:rPr>
          <w:rFonts w:ascii="Arial" w:hAnsi="Arial" w:cs="Arial"/>
        </w:rPr>
        <w:t xml:space="preserve"> model and </w:t>
      </w:r>
      <w:r w:rsidR="00E55C9E">
        <w:rPr>
          <w:rFonts w:ascii="Arial" w:hAnsi="Arial" w:cs="Arial"/>
        </w:rPr>
        <w:t>TD</w:t>
      </w:r>
      <w:r w:rsidRPr="00BB17EB">
        <w:rPr>
          <w:rFonts w:ascii="Arial" w:hAnsi="Arial" w:cs="Arial"/>
        </w:rPr>
        <w:t xml:space="preserve"> error in Q-learning. Firstly, Q-learning is a real-time model means </w:t>
      </w:r>
      <w:r w:rsidR="00E55C9E">
        <w:rPr>
          <w:rFonts w:ascii="Arial" w:hAnsi="Arial" w:cs="Arial"/>
        </w:rPr>
        <w:t>value function</w:t>
      </w:r>
      <w:r w:rsidRPr="00BB17EB">
        <w:rPr>
          <w:rFonts w:ascii="Arial" w:hAnsi="Arial" w:cs="Arial"/>
        </w:rPr>
        <w:t xml:space="preserve"> is updated after each time step, whereas Rescorla-Wagner model update error after an entire trial. Secondly, higher-order conditioning comes </w:t>
      </w:r>
      <w:r w:rsidR="00FD176D">
        <w:rPr>
          <w:rFonts w:ascii="Arial" w:hAnsi="Arial" w:cs="Arial"/>
        </w:rPr>
        <w:t xml:space="preserve">naturally </w:t>
      </w:r>
      <w:r w:rsidRPr="00BB17EB">
        <w:rPr>
          <w:rFonts w:ascii="Arial" w:hAnsi="Arial" w:cs="Arial"/>
        </w:rPr>
        <w:t xml:space="preserve">with bootstrapping in Q-learning. But higher-order conditioning is not </w:t>
      </w:r>
      <w:r w:rsidR="00FD176D">
        <w:rPr>
          <w:rFonts w:ascii="Arial" w:hAnsi="Arial" w:cs="Arial"/>
        </w:rPr>
        <w:t xml:space="preserve">a </w:t>
      </w:r>
      <w:r w:rsidR="00FD176D" w:rsidRPr="00BB17EB">
        <w:rPr>
          <w:rFonts w:ascii="Arial" w:hAnsi="Arial" w:cs="Arial"/>
        </w:rPr>
        <w:t>mechanism</w:t>
      </w:r>
      <w:r w:rsidRPr="00BB17EB">
        <w:rPr>
          <w:rFonts w:ascii="Arial" w:hAnsi="Arial" w:cs="Arial"/>
        </w:rPr>
        <w:t xml:space="preserve"> in Rescorla-Wagner model. </w:t>
      </w:r>
      <w:r w:rsidR="00BD06FD">
        <w:rPr>
          <w:rFonts w:ascii="Arial" w:hAnsi="Arial" w:cs="Arial"/>
        </w:rPr>
        <w:t>[4]</w:t>
      </w:r>
    </w:p>
    <w:p w14:paraId="5999F1ED" w14:textId="01E2EE16" w:rsidR="00BB17EB" w:rsidRDefault="00BB17EB" w:rsidP="00BB17EB">
      <w:pPr>
        <w:spacing w:after="60"/>
        <w:jc w:val="both"/>
        <w:rPr>
          <w:rFonts w:ascii="Arial" w:hAnsi="Arial" w:cs="Arial"/>
        </w:rPr>
      </w:pPr>
    </w:p>
    <w:p w14:paraId="79D4856D" w14:textId="458D85C3" w:rsidR="00BB17EB" w:rsidRDefault="00BB17EB" w:rsidP="00BB17EB">
      <w:pPr>
        <w:pStyle w:val="Heading3"/>
        <w:numPr>
          <w:ilvl w:val="2"/>
          <w:numId w:val="1"/>
        </w:numPr>
        <w:ind w:left="567" w:hanging="567"/>
        <w:rPr>
          <w:rFonts w:cs="Arial"/>
        </w:rPr>
      </w:pPr>
      <w:r w:rsidRPr="00BB17EB">
        <w:rPr>
          <w:rFonts w:cs="Arial"/>
        </w:rPr>
        <w:t xml:space="preserve">Instrumental </w:t>
      </w:r>
      <w:r>
        <w:rPr>
          <w:rFonts w:cs="Arial"/>
        </w:rPr>
        <w:t>C</w:t>
      </w:r>
      <w:r w:rsidRPr="00BB17EB">
        <w:rPr>
          <w:rFonts w:cs="Arial"/>
        </w:rPr>
        <w:t>onditioning</w:t>
      </w:r>
    </w:p>
    <w:p w14:paraId="157C91CF" w14:textId="61132E7B" w:rsidR="00BB17EB" w:rsidRDefault="00A50DCD" w:rsidP="00BB17EB">
      <w:pPr>
        <w:spacing w:after="60"/>
        <w:jc w:val="both"/>
        <w:rPr>
          <w:rFonts w:ascii="Arial" w:hAnsi="Arial" w:cs="Arial"/>
        </w:rPr>
      </w:pPr>
      <w:r>
        <w:rPr>
          <w:rFonts w:ascii="Arial" w:hAnsi="Arial" w:cs="Arial"/>
        </w:rPr>
        <w:t xml:space="preserve">We discussed error correction and bootstrapping in the sections above. And there is another one main missing piece: actions from the agent. </w:t>
      </w:r>
      <w:r w:rsidRPr="00A50DCD">
        <w:rPr>
          <w:rFonts w:ascii="Arial" w:hAnsi="Arial" w:cs="Arial"/>
        </w:rPr>
        <w:t>Classical conditioning is responsive, whereas instrumental conditioning is active. It stat</w:t>
      </w:r>
      <w:r w:rsidR="00662407">
        <w:rPr>
          <w:rFonts w:ascii="Arial" w:hAnsi="Arial" w:cs="Arial"/>
        </w:rPr>
        <w:t>e</w:t>
      </w:r>
      <w:r w:rsidRPr="00A50DCD">
        <w:rPr>
          <w:rFonts w:ascii="Arial" w:hAnsi="Arial" w:cs="Arial"/>
        </w:rPr>
        <w:t xml:space="preserve">s that the learning is contingent on what the animal does. </w:t>
      </w:r>
      <w:r>
        <w:rPr>
          <w:rFonts w:ascii="Arial" w:hAnsi="Arial" w:cs="Arial"/>
        </w:rPr>
        <w:t>In</w:t>
      </w:r>
      <w:r w:rsidRPr="00A50DCD">
        <w:rPr>
          <w:rFonts w:ascii="Arial" w:hAnsi="Arial" w:cs="Arial"/>
        </w:rPr>
        <w:t xml:space="preserve"> </w:t>
      </w:r>
      <w:r>
        <w:rPr>
          <w:rFonts w:ascii="Arial" w:hAnsi="Arial" w:cs="Arial"/>
        </w:rPr>
        <w:t>Q-learning as well as reinforcement learning control algorithms</w:t>
      </w:r>
      <w:r w:rsidRPr="00A50DCD">
        <w:rPr>
          <w:rFonts w:ascii="Arial" w:hAnsi="Arial" w:cs="Arial"/>
        </w:rPr>
        <w:t>, the agent learn</w:t>
      </w:r>
      <w:r>
        <w:rPr>
          <w:rFonts w:ascii="Arial" w:hAnsi="Arial" w:cs="Arial"/>
        </w:rPr>
        <w:t>s</w:t>
      </w:r>
      <w:r w:rsidRPr="00A50DCD">
        <w:rPr>
          <w:rFonts w:ascii="Arial" w:hAnsi="Arial" w:cs="Arial"/>
        </w:rPr>
        <w:t xml:space="preserve"> the cause and effect by taking different actions</w:t>
      </w:r>
      <w:r>
        <w:rPr>
          <w:rFonts w:ascii="Arial" w:hAnsi="Arial" w:cs="Arial"/>
        </w:rPr>
        <w:t xml:space="preserve"> and updating function value according to errors</w:t>
      </w:r>
      <w:r w:rsidRPr="00A50DCD">
        <w:rPr>
          <w:rFonts w:ascii="Arial" w:hAnsi="Arial" w:cs="Arial"/>
        </w:rPr>
        <w:t>.</w:t>
      </w:r>
      <w:r>
        <w:rPr>
          <w:rFonts w:ascii="Arial" w:hAnsi="Arial" w:cs="Arial"/>
        </w:rPr>
        <w:t xml:space="preserve"> </w:t>
      </w:r>
      <w:r w:rsidR="00BD06FD">
        <w:rPr>
          <w:rFonts w:ascii="Arial" w:hAnsi="Arial" w:cs="Arial"/>
        </w:rPr>
        <w:t>[4]</w:t>
      </w:r>
    </w:p>
    <w:p w14:paraId="6AC69498" w14:textId="7B0F7337" w:rsidR="00A50DCD" w:rsidRDefault="00A50DCD" w:rsidP="00BB17EB">
      <w:pPr>
        <w:spacing w:after="60"/>
        <w:jc w:val="both"/>
        <w:rPr>
          <w:rFonts w:ascii="Arial" w:hAnsi="Arial" w:cs="Arial"/>
        </w:rPr>
      </w:pPr>
    </w:p>
    <w:p w14:paraId="4E9F8622" w14:textId="274F0C11" w:rsidR="00AD5B41" w:rsidRDefault="00A50DCD" w:rsidP="00AD5B41">
      <w:pPr>
        <w:pStyle w:val="Heading2"/>
        <w:numPr>
          <w:ilvl w:val="1"/>
          <w:numId w:val="1"/>
        </w:numPr>
        <w:ind w:left="426" w:hanging="426"/>
        <w:rPr>
          <w:rFonts w:cs="Arial"/>
        </w:rPr>
      </w:pPr>
      <w:r w:rsidRPr="00A50DCD">
        <w:rPr>
          <w:rFonts w:cs="Arial"/>
        </w:rPr>
        <w:t xml:space="preserve">Error </w:t>
      </w:r>
      <w:r>
        <w:rPr>
          <w:rFonts w:cs="Arial"/>
        </w:rPr>
        <w:t>C</w:t>
      </w:r>
      <w:r w:rsidRPr="00A50DCD">
        <w:rPr>
          <w:rFonts w:cs="Arial"/>
        </w:rPr>
        <w:t xml:space="preserve">orrection </w:t>
      </w:r>
      <w:r>
        <w:rPr>
          <w:rFonts w:cs="Arial"/>
        </w:rPr>
        <w:t>M</w:t>
      </w:r>
      <w:r w:rsidRPr="00A50DCD">
        <w:rPr>
          <w:rFonts w:cs="Arial"/>
        </w:rPr>
        <w:t xml:space="preserve">odels and </w:t>
      </w:r>
      <w:r>
        <w:rPr>
          <w:rFonts w:cs="Arial"/>
        </w:rPr>
        <w:t>R</w:t>
      </w:r>
      <w:r w:rsidRPr="00A50DCD">
        <w:rPr>
          <w:rFonts w:cs="Arial"/>
        </w:rPr>
        <w:t xml:space="preserve">einforcement </w:t>
      </w:r>
      <w:r>
        <w:rPr>
          <w:rFonts w:cs="Arial"/>
        </w:rPr>
        <w:t>L</w:t>
      </w:r>
      <w:r w:rsidRPr="00A50DCD">
        <w:rPr>
          <w:rFonts w:cs="Arial"/>
        </w:rPr>
        <w:t>earning</w:t>
      </w:r>
    </w:p>
    <w:p w14:paraId="1C286186" w14:textId="3EF84D9F" w:rsidR="00AD5B41" w:rsidRDefault="00662407" w:rsidP="00AD5B41">
      <w:pPr>
        <w:spacing w:after="60"/>
        <w:jc w:val="both"/>
        <w:rPr>
          <w:rFonts w:ascii="Arial" w:hAnsi="Arial" w:cs="Arial"/>
        </w:rPr>
      </w:pPr>
      <w:r>
        <w:rPr>
          <w:rFonts w:ascii="Arial" w:hAnsi="Arial" w:cs="Arial"/>
        </w:rPr>
        <w:t>The e</w:t>
      </w:r>
      <w:r w:rsidR="00AD5B41" w:rsidRPr="00AD5B41">
        <w:rPr>
          <w:rFonts w:ascii="Arial" w:hAnsi="Arial" w:cs="Arial"/>
        </w:rPr>
        <w:t xml:space="preserve">ssential feature of reinforcement learning can be linked to </w:t>
      </w:r>
      <w:r>
        <w:rPr>
          <w:rFonts w:ascii="Arial" w:hAnsi="Arial" w:cs="Arial"/>
        </w:rPr>
        <w:t xml:space="preserve">the </w:t>
      </w:r>
      <w:r w:rsidR="00AD5B41" w:rsidRPr="00AD5B41">
        <w:rPr>
          <w:rFonts w:ascii="Arial" w:hAnsi="Arial" w:cs="Arial"/>
        </w:rPr>
        <w:t xml:space="preserve">Law of Effect by Edward Thorndike. The law is known as trial and error. In computational terms, it relates to search and </w:t>
      </w:r>
      <w:r w:rsidR="00AD5B41" w:rsidRPr="00AD5B41">
        <w:rPr>
          <w:rFonts w:ascii="Arial" w:hAnsi="Arial" w:cs="Arial"/>
        </w:rPr>
        <w:lastRenderedPageBreak/>
        <w:t xml:space="preserve">memory. Search means the agent need to explore. Memory is stored in the form of an agent’s policy, value function or environment through iteratively adjusting the prediction errors. </w:t>
      </w:r>
      <w:r w:rsidR="00BD06FD">
        <w:rPr>
          <w:rFonts w:ascii="Arial" w:hAnsi="Arial" w:cs="Arial"/>
        </w:rPr>
        <w:t>[4]</w:t>
      </w:r>
    </w:p>
    <w:p w14:paraId="205E05CA" w14:textId="77777777" w:rsidR="00AD5B41" w:rsidRPr="007637BC" w:rsidRDefault="00AD5B41" w:rsidP="00A63EBB">
      <w:pPr>
        <w:spacing w:after="60"/>
        <w:rPr>
          <w:rFonts w:ascii="Arial" w:hAnsi="Arial" w:cs="Arial"/>
        </w:rPr>
      </w:pPr>
    </w:p>
    <w:p w14:paraId="3DFE37FB" w14:textId="40727252" w:rsidR="00C3615F" w:rsidRDefault="00C3615F" w:rsidP="00C3615F">
      <w:pPr>
        <w:spacing w:after="60"/>
        <w:jc w:val="both"/>
        <w:rPr>
          <w:rFonts w:ascii="Arial" w:hAnsi="Arial" w:cs="Arial"/>
        </w:rPr>
      </w:pPr>
      <w:r>
        <w:rPr>
          <w:rFonts w:ascii="Arial" w:hAnsi="Arial" w:cs="Arial"/>
        </w:rPr>
        <w:t>As noted above, any type of reinforcement learning architecture involves taking actions and memorising errors from the actions. The way to memorise the error is through error correction.</w:t>
      </w:r>
      <w:r w:rsidR="00405F1D">
        <w:rPr>
          <w:rFonts w:ascii="Arial" w:hAnsi="Arial" w:cs="Arial"/>
        </w:rPr>
        <w:t xml:space="preserve"> In Q-learning, </w:t>
      </w:r>
      <m:oMath>
        <m:sSub>
          <m:sSubPr>
            <m:ctrlPr>
              <w:rPr>
                <w:rFonts w:ascii="Cambria Math" w:hAnsi="Cambria Math" w:cs="Arial"/>
                <w:i/>
              </w:rPr>
            </m:ctrlPr>
          </m:sSubPr>
          <m:e>
            <m:r>
              <w:rPr>
                <w:rFonts w:ascii="Cambria Math" w:hAnsi="Cambria Math" w:cs="Arial"/>
              </w:rPr>
              <m:t>R</m:t>
            </m:r>
          </m:e>
          <m:sub>
            <m:r>
              <w:rPr>
                <w:rFonts w:ascii="Cambria Math" w:hAnsi="Cambria Math" w:cs="Arial"/>
              </w:rPr>
              <m:t>t+1</m:t>
            </m:r>
          </m:sub>
        </m:sSub>
        <m:r>
          <w:rPr>
            <w:rFonts w:ascii="Cambria Math" w:hAnsi="Cambria Math" w:cs="Arial"/>
          </w:rPr>
          <m:t>+γmaxQ</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S</m:t>
                </m:r>
              </m:e>
              <m:sub>
                <m:r>
                  <w:rPr>
                    <w:rFonts w:ascii="Cambria Math" w:hAnsi="Cambria Math" w:cs="Arial"/>
                  </w:rPr>
                  <m:t>t+1</m:t>
                </m:r>
              </m:sub>
            </m:sSub>
            <m:r>
              <w:rPr>
                <w:rFonts w:ascii="Cambria Math" w:hAnsi="Cambria Math" w:cs="Arial"/>
              </w:rPr>
              <m:t>,a</m:t>
            </m:r>
          </m:e>
        </m:d>
        <m:r>
          <w:rPr>
            <w:rFonts w:ascii="Cambria Math" w:hAnsi="Cambria Math" w:cs="Arial"/>
          </w:rPr>
          <m:t>-Q(</m:t>
        </m:r>
        <m:sSub>
          <m:sSubPr>
            <m:ctrlPr>
              <w:rPr>
                <w:rFonts w:ascii="Cambria Math" w:hAnsi="Cambria Math" w:cs="Arial"/>
                <w:i/>
              </w:rPr>
            </m:ctrlPr>
          </m:sSubPr>
          <m:e>
            <m:r>
              <w:rPr>
                <w:rFonts w:ascii="Cambria Math" w:hAnsi="Cambria Math" w:cs="Arial"/>
              </w:rPr>
              <m:t>S</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t</m:t>
            </m:r>
          </m:sub>
        </m:sSub>
        <m:r>
          <w:rPr>
            <w:rFonts w:ascii="Cambria Math" w:hAnsi="Cambria Math" w:cs="Arial"/>
          </w:rPr>
          <m:t>)</m:t>
        </m:r>
      </m:oMath>
      <w:r w:rsidR="00405F1D">
        <w:rPr>
          <w:rFonts w:ascii="Arial" w:hAnsi="Arial" w:cs="Arial"/>
        </w:rPr>
        <w:t xml:space="preserve"> is the error term. To generalise this concept, we look into </w:t>
      </w:r>
      <w:r w:rsidR="00405F1D" w:rsidRPr="00405F1D">
        <w:rPr>
          <w:rFonts w:ascii="Arial" w:hAnsi="Arial" w:cs="Arial"/>
        </w:rPr>
        <w:t>Rescorla-Wagner model</w:t>
      </w:r>
      <w:r w:rsidR="00405F1D">
        <w:rPr>
          <w:rFonts w:ascii="Arial" w:hAnsi="Arial" w:cs="Arial"/>
        </w:rPr>
        <w:t xml:space="preserve"> again. To </w:t>
      </w:r>
      <w:r w:rsidR="002D3DE6">
        <w:rPr>
          <w:rFonts w:ascii="Arial" w:hAnsi="Arial" w:cs="Arial"/>
        </w:rPr>
        <w:t>understand</w:t>
      </w:r>
      <w:r w:rsidR="00405F1D">
        <w:rPr>
          <w:rFonts w:ascii="Arial" w:hAnsi="Arial" w:cs="Arial"/>
        </w:rPr>
        <w:t xml:space="preserve"> how the error correction</w:t>
      </w:r>
      <w:r w:rsidR="00405F1D" w:rsidRPr="007637BC">
        <w:rPr>
          <w:rFonts w:ascii="Arial" w:hAnsi="Arial" w:cs="Arial"/>
        </w:rPr>
        <w:t xml:space="preserve"> model</w:t>
      </w:r>
      <w:r w:rsidR="00405F1D">
        <w:rPr>
          <w:rFonts w:ascii="Arial" w:hAnsi="Arial" w:cs="Arial"/>
        </w:rPr>
        <w:t xml:space="preserve"> can be transformed to TD model</w:t>
      </w:r>
      <w:r w:rsidR="003503F2">
        <w:rPr>
          <w:rFonts w:ascii="Arial" w:hAnsi="Arial" w:cs="Arial"/>
        </w:rPr>
        <w:t xml:space="preserve"> and reinforcement learning architecture in general.</w:t>
      </w:r>
    </w:p>
    <w:p w14:paraId="5C611773" w14:textId="77777777" w:rsidR="00C3615F" w:rsidRDefault="00C3615F" w:rsidP="009925ED">
      <w:pPr>
        <w:spacing w:after="60"/>
        <w:rPr>
          <w:rFonts w:ascii="Arial" w:hAnsi="Arial" w:cs="Arial"/>
        </w:rPr>
      </w:pPr>
    </w:p>
    <w:p w14:paraId="529AAD44" w14:textId="51ECEE90" w:rsidR="00A63EBB" w:rsidRDefault="00A63EBB" w:rsidP="00C11527">
      <w:pPr>
        <w:spacing w:after="60"/>
        <w:jc w:val="both"/>
        <w:rPr>
          <w:rFonts w:ascii="Arial" w:hAnsi="Arial" w:cs="Arial"/>
        </w:rPr>
      </w:pPr>
      <w:r w:rsidRPr="007637BC">
        <w:rPr>
          <w:rFonts w:ascii="Arial" w:hAnsi="Arial" w:cs="Arial"/>
        </w:rPr>
        <w:t xml:space="preserve">In Rescorla-Wagner model, if we have a compound CS A and X. The animal may already </w:t>
      </w:r>
      <w:r w:rsidR="00BA15D9" w:rsidRPr="007637BC">
        <w:rPr>
          <w:rFonts w:ascii="Arial" w:hAnsi="Arial" w:cs="Arial"/>
        </w:rPr>
        <w:t>experience</w:t>
      </w:r>
      <w:r w:rsidRPr="007637BC">
        <w:rPr>
          <w:rFonts w:ascii="Arial" w:hAnsi="Arial" w:cs="Arial"/>
        </w:rPr>
        <w:t xml:space="preserve"> stimulus A, and X might be new. Let V denote the associative strengths of stimulus. Suppose a trial involve</w:t>
      </w:r>
      <w:r w:rsidR="00662407">
        <w:rPr>
          <w:rFonts w:ascii="Arial" w:hAnsi="Arial" w:cs="Arial"/>
        </w:rPr>
        <w:t>s</w:t>
      </w:r>
      <w:r w:rsidRPr="007637BC">
        <w:rPr>
          <w:rFonts w:ascii="Arial" w:hAnsi="Arial" w:cs="Arial"/>
        </w:rPr>
        <w:t xml:space="preserve"> a compound CS AX followed by US (denote as Y). R is the level of associative strength that US Y can support. Then the change in associate strengths are expressed as:</w:t>
      </w:r>
      <w:r w:rsidR="00C11527">
        <w:rPr>
          <w:rFonts w:ascii="Arial" w:hAnsi="Arial" w:cs="Arial"/>
        </w:rPr>
        <w:t xml:space="preserve"> </w:t>
      </w:r>
      <m:oMath>
        <m:r>
          <w:rPr>
            <w:rFonts w:ascii="Cambria Math" w:hAnsi="Cambria Math" w:cs="Arial"/>
          </w:rPr>
          <m:t>∆</m:t>
        </m:r>
        <m:sSub>
          <m:sSubPr>
            <m:ctrlPr>
              <w:rPr>
                <w:rFonts w:ascii="Cambria Math" w:hAnsi="Cambria Math" w:cs="Arial"/>
                <w:i/>
              </w:rPr>
            </m:ctrlPr>
          </m:sSubPr>
          <m:e>
            <m:r>
              <w:rPr>
                <w:rFonts w:ascii="Cambria Math" w:hAnsi="Cambria Math" w:cs="Arial"/>
              </w:rPr>
              <m:t>V</m:t>
            </m:r>
          </m:e>
          <m:sub>
            <m:r>
              <w:rPr>
                <w:rFonts w:ascii="Cambria Math" w:hAnsi="Cambria Math" w:cs="Arial"/>
              </w:rPr>
              <m:t>A</m:t>
            </m:r>
          </m:sub>
        </m:sSub>
        <m:r>
          <w:rPr>
            <w:rFonts w:ascii="Cambria Math" w:hAnsi="Cambria Math" w:cs="Arial"/>
          </w:rPr>
          <m:t>=</m:t>
        </m:r>
        <m:sSub>
          <m:sSubPr>
            <m:ctrlPr>
              <w:rPr>
                <w:rFonts w:ascii="Cambria Math" w:hAnsi="Cambria Math" w:cs="Arial"/>
                <w:i/>
              </w:rPr>
            </m:ctrlPr>
          </m:sSubPr>
          <m:e>
            <m:r>
              <w:rPr>
                <w:rFonts w:ascii="Cambria Math" w:hAnsi="Cambria Math" w:cs="Arial"/>
              </w:rPr>
              <m:t>α</m:t>
            </m:r>
          </m:e>
          <m:sub>
            <m:r>
              <w:rPr>
                <w:rFonts w:ascii="Cambria Math" w:hAnsi="Cambria Math" w:cs="Arial"/>
              </w:rPr>
              <m:t>A</m:t>
            </m:r>
          </m:sub>
        </m:sSub>
        <m:sSub>
          <m:sSubPr>
            <m:ctrlPr>
              <w:rPr>
                <w:rFonts w:ascii="Cambria Math" w:hAnsi="Cambria Math" w:cs="Arial"/>
                <w:i/>
              </w:rPr>
            </m:ctrlPr>
          </m:sSubPr>
          <m:e>
            <m:r>
              <w:rPr>
                <w:rFonts w:ascii="Cambria Math" w:hAnsi="Cambria Math" w:cs="Arial"/>
              </w:rPr>
              <m:t>β</m:t>
            </m:r>
          </m:e>
          <m:sub>
            <m:r>
              <w:rPr>
                <w:rFonts w:ascii="Cambria Math" w:hAnsi="Cambria Math" w:cs="Arial"/>
              </w:rPr>
              <m:t>Y</m:t>
            </m:r>
          </m:sub>
        </m:sSub>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R</m:t>
                </m:r>
              </m:e>
              <m:sub>
                <m:r>
                  <w:rPr>
                    <w:rFonts w:ascii="Cambria Math" w:hAnsi="Cambria Math" w:cs="Arial"/>
                  </w:rPr>
                  <m:t>Y</m:t>
                </m:r>
              </m:sub>
            </m:sSub>
            <m:r>
              <w:rPr>
                <w:rFonts w:ascii="Cambria Math" w:hAnsi="Cambria Math" w:cs="Arial"/>
              </w:rPr>
              <m:t>-</m:t>
            </m:r>
            <m:sSub>
              <m:sSubPr>
                <m:ctrlPr>
                  <w:rPr>
                    <w:rFonts w:ascii="Cambria Math" w:hAnsi="Cambria Math" w:cs="Arial"/>
                    <w:i/>
                  </w:rPr>
                </m:ctrlPr>
              </m:sSubPr>
              <m:e>
                <m:r>
                  <w:rPr>
                    <w:rFonts w:ascii="Cambria Math" w:hAnsi="Cambria Math" w:cs="Arial"/>
                  </w:rPr>
                  <m:t>V</m:t>
                </m:r>
              </m:e>
              <m:sub>
                <m:r>
                  <w:rPr>
                    <w:rFonts w:ascii="Cambria Math" w:hAnsi="Cambria Math" w:cs="Arial"/>
                  </w:rPr>
                  <m:t>AX</m:t>
                </m:r>
              </m:sub>
            </m:sSub>
          </m:e>
        </m:d>
      </m:oMath>
      <w:r w:rsidR="00E3764B">
        <w:rPr>
          <w:rFonts w:ascii="Arial" w:hAnsi="Arial" w:cs="Arial"/>
        </w:rPr>
        <w:t xml:space="preserve"> &amp;</w:t>
      </w:r>
      <w:r w:rsidR="00C11527">
        <w:rPr>
          <w:rFonts w:ascii="Arial" w:hAnsi="Arial" w:cs="Arial"/>
        </w:rPr>
        <w:t xml:space="preserve"> </w:t>
      </w:r>
      <m:oMath>
        <m:sSub>
          <m:sSubPr>
            <m:ctrlPr>
              <w:rPr>
                <w:rFonts w:ascii="Cambria Math" w:hAnsi="Cambria Math" w:cs="Arial"/>
                <w:i/>
              </w:rPr>
            </m:ctrlPr>
          </m:sSubPr>
          <m:e>
            <m:r>
              <w:rPr>
                <w:rFonts w:ascii="Cambria Math" w:hAnsi="Cambria Math" w:cs="Arial"/>
              </w:rPr>
              <m:t>V</m:t>
            </m:r>
          </m:e>
          <m:sub>
            <m:r>
              <w:rPr>
                <w:rFonts w:ascii="Cambria Math" w:hAnsi="Cambria Math" w:cs="Arial"/>
              </w:rPr>
              <m:t>X</m:t>
            </m:r>
          </m:sub>
        </m:sSub>
        <m:r>
          <w:rPr>
            <w:rFonts w:ascii="Cambria Math" w:hAnsi="Cambria Math" w:cs="Arial"/>
          </w:rPr>
          <m:t>=</m:t>
        </m:r>
        <m:sSub>
          <m:sSubPr>
            <m:ctrlPr>
              <w:rPr>
                <w:rFonts w:ascii="Cambria Math" w:hAnsi="Cambria Math" w:cs="Arial"/>
                <w:i/>
              </w:rPr>
            </m:ctrlPr>
          </m:sSubPr>
          <m:e>
            <m:r>
              <w:rPr>
                <w:rFonts w:ascii="Cambria Math" w:hAnsi="Cambria Math" w:cs="Arial"/>
              </w:rPr>
              <m:t>α</m:t>
            </m:r>
          </m:e>
          <m:sub>
            <m:r>
              <w:rPr>
                <w:rFonts w:ascii="Cambria Math" w:hAnsi="Cambria Math" w:cs="Arial"/>
              </w:rPr>
              <m:t>X</m:t>
            </m:r>
          </m:sub>
        </m:sSub>
        <m:sSub>
          <m:sSubPr>
            <m:ctrlPr>
              <w:rPr>
                <w:rFonts w:ascii="Cambria Math" w:hAnsi="Cambria Math" w:cs="Arial"/>
                <w:i/>
              </w:rPr>
            </m:ctrlPr>
          </m:sSubPr>
          <m:e>
            <m:r>
              <w:rPr>
                <w:rFonts w:ascii="Cambria Math" w:hAnsi="Cambria Math" w:cs="Arial"/>
              </w:rPr>
              <m:t>β</m:t>
            </m:r>
          </m:e>
          <m:sub>
            <m:r>
              <w:rPr>
                <w:rFonts w:ascii="Cambria Math" w:hAnsi="Cambria Math" w:cs="Arial"/>
              </w:rPr>
              <m:t>Y</m:t>
            </m:r>
          </m:sub>
        </m:sSub>
        <m:r>
          <w:rPr>
            <w:rFonts w:ascii="Cambria Math" w:hAnsi="Cambria Math" w:cs="Arial"/>
          </w:rPr>
          <m:t>(</m:t>
        </m:r>
        <m:sSub>
          <m:sSubPr>
            <m:ctrlPr>
              <w:rPr>
                <w:rFonts w:ascii="Cambria Math" w:hAnsi="Cambria Math" w:cs="Arial"/>
                <w:i/>
              </w:rPr>
            </m:ctrlPr>
          </m:sSubPr>
          <m:e>
            <m:r>
              <w:rPr>
                <w:rFonts w:ascii="Cambria Math" w:hAnsi="Cambria Math" w:cs="Arial"/>
              </w:rPr>
              <m:t>R</m:t>
            </m:r>
          </m:e>
          <m:sub>
            <m:r>
              <w:rPr>
                <w:rFonts w:ascii="Cambria Math" w:hAnsi="Cambria Math" w:cs="Arial"/>
              </w:rPr>
              <m:t>Y</m:t>
            </m:r>
          </m:sub>
        </m:sSub>
        <m:r>
          <w:rPr>
            <w:rFonts w:ascii="Cambria Math" w:hAnsi="Cambria Math" w:cs="Arial"/>
          </w:rPr>
          <m:t>-</m:t>
        </m:r>
        <m:sSub>
          <m:sSubPr>
            <m:ctrlPr>
              <w:rPr>
                <w:rFonts w:ascii="Cambria Math" w:hAnsi="Cambria Math" w:cs="Arial"/>
                <w:i/>
              </w:rPr>
            </m:ctrlPr>
          </m:sSubPr>
          <m:e>
            <m:r>
              <w:rPr>
                <w:rFonts w:ascii="Cambria Math" w:hAnsi="Cambria Math" w:cs="Arial"/>
              </w:rPr>
              <m:t>V</m:t>
            </m:r>
          </m:e>
          <m:sub>
            <m:r>
              <w:rPr>
                <w:rFonts w:ascii="Cambria Math" w:hAnsi="Cambria Math" w:cs="Arial"/>
              </w:rPr>
              <m:t>AX</m:t>
            </m:r>
          </m:sub>
        </m:sSub>
        <m:r>
          <w:rPr>
            <w:rFonts w:ascii="Cambria Math" w:hAnsi="Cambria Math" w:cs="Arial"/>
          </w:rPr>
          <m:t>)</m:t>
        </m:r>
      </m:oMath>
      <w:r w:rsidR="00E3764B">
        <w:rPr>
          <w:rFonts w:ascii="Arial" w:hAnsi="Arial" w:cs="Arial"/>
        </w:rPr>
        <w:t>.</w:t>
      </w:r>
      <w:r w:rsidR="00BD06FD">
        <w:rPr>
          <w:rFonts w:ascii="Arial" w:hAnsi="Arial" w:cs="Arial"/>
        </w:rPr>
        <w:t xml:space="preserve"> [4]</w:t>
      </w:r>
    </w:p>
    <w:p w14:paraId="4596F452" w14:textId="77777777" w:rsidR="00BA15D9" w:rsidRPr="007637BC" w:rsidRDefault="00BA15D9" w:rsidP="00A63EBB">
      <w:pPr>
        <w:spacing w:after="60"/>
        <w:rPr>
          <w:rFonts w:ascii="Arial" w:hAnsi="Arial" w:cs="Arial"/>
        </w:rPr>
      </w:pPr>
    </w:p>
    <w:p w14:paraId="65F1D73B" w14:textId="03E8AB93" w:rsidR="003022F5" w:rsidRPr="007637BC" w:rsidRDefault="00EB0CD1" w:rsidP="006B4910">
      <w:pPr>
        <w:spacing w:after="60"/>
        <w:ind w:right="-46"/>
        <w:jc w:val="both"/>
        <w:rPr>
          <w:rFonts w:ascii="Arial" w:hAnsi="Arial" w:cs="Arial"/>
        </w:rPr>
      </w:pPr>
      <m:oMath>
        <m:sSub>
          <m:sSubPr>
            <m:ctrlPr>
              <w:rPr>
                <w:rFonts w:ascii="Cambria Math" w:hAnsi="Cambria Math" w:cs="Arial"/>
                <w:i/>
              </w:rPr>
            </m:ctrlPr>
          </m:sSubPr>
          <m:e>
            <m:r>
              <w:rPr>
                <w:rFonts w:ascii="Cambria Math" w:hAnsi="Cambria Math" w:cs="Arial"/>
              </w:rPr>
              <m:t>α</m:t>
            </m:r>
          </m:e>
          <m:sub>
            <m:r>
              <w:rPr>
                <w:rFonts w:ascii="Cambria Math" w:hAnsi="Cambria Math" w:cs="Arial"/>
              </w:rPr>
              <m:t>A</m:t>
            </m:r>
          </m:sub>
        </m:sSub>
      </m:oMath>
      <w:r w:rsidR="00A63EBB" w:rsidRPr="007637BC">
        <w:rPr>
          <w:rFonts w:ascii="Arial" w:hAnsi="Arial" w:cs="Arial"/>
        </w:rPr>
        <w:t xml:space="preserve"> and </w:t>
      </w:r>
      <m:oMath>
        <m:sSub>
          <m:sSubPr>
            <m:ctrlPr>
              <w:rPr>
                <w:rFonts w:ascii="Cambria Math" w:hAnsi="Cambria Math" w:cs="Arial"/>
                <w:i/>
              </w:rPr>
            </m:ctrlPr>
          </m:sSubPr>
          <m:e>
            <m:r>
              <w:rPr>
                <w:rFonts w:ascii="Cambria Math" w:hAnsi="Cambria Math" w:cs="Arial"/>
              </w:rPr>
              <m:t>β</m:t>
            </m:r>
          </m:e>
          <m:sub>
            <m:r>
              <w:rPr>
                <w:rFonts w:ascii="Cambria Math" w:hAnsi="Cambria Math" w:cs="Arial"/>
              </w:rPr>
              <m:t>Y</m:t>
            </m:r>
          </m:sub>
        </m:sSub>
      </m:oMath>
      <w:r w:rsidR="00A63EBB" w:rsidRPr="007637BC">
        <w:rPr>
          <w:rFonts w:ascii="Arial" w:hAnsi="Arial" w:cs="Arial"/>
        </w:rPr>
        <w:t xml:space="preserve"> are step-size parameters depended on CS and US. The formulas state that </w:t>
      </w:r>
      <m:oMath>
        <m:sSub>
          <m:sSubPr>
            <m:ctrlPr>
              <w:rPr>
                <w:rFonts w:ascii="Cambria Math" w:hAnsi="Cambria Math" w:cs="Arial"/>
                <w:i/>
              </w:rPr>
            </m:ctrlPr>
          </m:sSubPr>
          <m:e>
            <m:r>
              <w:rPr>
                <w:rFonts w:ascii="Cambria Math" w:hAnsi="Cambria Math" w:cs="Arial"/>
              </w:rPr>
              <m:t>V</m:t>
            </m:r>
          </m:e>
          <m:sub>
            <m:r>
              <w:rPr>
                <w:rFonts w:ascii="Cambria Math" w:hAnsi="Cambria Math" w:cs="Arial"/>
              </w:rPr>
              <m:t>A</m:t>
            </m:r>
          </m:sub>
        </m:sSub>
      </m:oMath>
      <w:r w:rsidR="00A63EBB" w:rsidRPr="007637BC">
        <w:rPr>
          <w:rFonts w:ascii="Arial" w:hAnsi="Arial" w:cs="Arial"/>
        </w:rPr>
        <w:t xml:space="preserve"> and </w:t>
      </w:r>
      <m:oMath>
        <m:sSub>
          <m:sSubPr>
            <m:ctrlPr>
              <w:rPr>
                <w:rFonts w:ascii="Cambria Math" w:hAnsi="Cambria Math" w:cs="Arial"/>
                <w:i/>
              </w:rPr>
            </m:ctrlPr>
          </m:sSubPr>
          <m:e>
            <m:r>
              <w:rPr>
                <w:rFonts w:ascii="Cambria Math" w:hAnsi="Cambria Math" w:cs="Arial"/>
              </w:rPr>
              <m:t>V</m:t>
            </m:r>
          </m:e>
          <m:sub>
            <m:r>
              <w:rPr>
                <w:rFonts w:ascii="Cambria Math" w:hAnsi="Cambria Math" w:cs="Arial"/>
              </w:rPr>
              <m:t>X</m:t>
            </m:r>
          </m:sub>
        </m:sSub>
      </m:oMath>
      <w:r w:rsidR="00A63EBB" w:rsidRPr="007637BC">
        <w:rPr>
          <w:rFonts w:ascii="Arial" w:hAnsi="Arial" w:cs="Arial"/>
        </w:rPr>
        <w:t xml:space="preserve"> will keep increase until the compound </w:t>
      </w:r>
      <m:oMath>
        <m:sSub>
          <m:sSubPr>
            <m:ctrlPr>
              <w:rPr>
                <w:rFonts w:ascii="Cambria Math" w:hAnsi="Cambria Math" w:cs="Arial"/>
                <w:i/>
              </w:rPr>
            </m:ctrlPr>
          </m:sSubPr>
          <m:e>
            <m:r>
              <w:rPr>
                <w:rFonts w:ascii="Cambria Math" w:hAnsi="Cambria Math" w:cs="Arial"/>
              </w:rPr>
              <m:t>V</m:t>
            </m:r>
          </m:e>
          <m:sub>
            <m:r>
              <w:rPr>
                <w:rFonts w:ascii="Cambria Math" w:hAnsi="Cambria Math" w:cs="Arial"/>
              </w:rPr>
              <m:t>AX</m:t>
            </m:r>
          </m:sub>
        </m:sSub>
      </m:oMath>
      <w:r w:rsidR="00A63EBB" w:rsidRPr="007637BC">
        <w:rPr>
          <w:rFonts w:ascii="Arial" w:hAnsi="Arial" w:cs="Arial"/>
        </w:rPr>
        <w:t xml:space="preserve"> reach the same level of </w:t>
      </w:r>
      <m:oMath>
        <m:sSub>
          <m:sSubPr>
            <m:ctrlPr>
              <w:rPr>
                <w:rFonts w:ascii="Cambria Math" w:hAnsi="Cambria Math" w:cs="Arial"/>
                <w:i/>
              </w:rPr>
            </m:ctrlPr>
          </m:sSubPr>
          <m:e>
            <m:r>
              <w:rPr>
                <w:rFonts w:ascii="Cambria Math" w:hAnsi="Cambria Math" w:cs="Arial"/>
              </w:rPr>
              <m:t>R</m:t>
            </m:r>
          </m:e>
          <m:sub>
            <m:r>
              <w:rPr>
                <w:rFonts w:ascii="Cambria Math" w:hAnsi="Cambria Math" w:cs="Arial"/>
              </w:rPr>
              <m:t>Y</m:t>
            </m:r>
          </m:sub>
        </m:sSub>
      </m:oMath>
      <w:r w:rsidR="00A63EBB" w:rsidRPr="007637BC">
        <w:rPr>
          <w:rFonts w:ascii="Arial" w:hAnsi="Arial" w:cs="Arial"/>
        </w:rPr>
        <w:t xml:space="preserve">. To </w:t>
      </w:r>
      <w:r w:rsidR="00DF01C0" w:rsidRPr="007637BC">
        <w:rPr>
          <w:rFonts w:ascii="Arial" w:hAnsi="Arial" w:cs="Arial"/>
        </w:rPr>
        <w:t xml:space="preserve">gradually </w:t>
      </w:r>
      <w:r w:rsidR="00BA15D9">
        <w:rPr>
          <w:rFonts w:ascii="Arial" w:hAnsi="Arial" w:cs="Arial"/>
        </w:rPr>
        <w:t>transform</w:t>
      </w:r>
      <w:r w:rsidR="00A63EBB" w:rsidRPr="007637BC">
        <w:rPr>
          <w:rFonts w:ascii="Arial" w:hAnsi="Arial" w:cs="Arial"/>
        </w:rPr>
        <w:t xml:space="preserve"> to TD model, we </w:t>
      </w:r>
      <w:r w:rsidR="00BA15D9">
        <w:rPr>
          <w:rFonts w:ascii="Arial" w:hAnsi="Arial" w:cs="Arial"/>
        </w:rPr>
        <w:t>take</w:t>
      </w:r>
      <w:r w:rsidR="00A63EBB" w:rsidRPr="007637BC">
        <w:rPr>
          <w:rFonts w:ascii="Arial" w:hAnsi="Arial" w:cs="Arial"/>
        </w:rPr>
        <w:t xml:space="preserve"> the conditioning process above as the predicting the magnitude of US. And state</w:t>
      </w:r>
      <w:r w:rsidR="00BA15D9">
        <w:rPr>
          <w:rFonts w:ascii="Arial" w:hAnsi="Arial" w:cs="Arial"/>
        </w:rPr>
        <w:t>s</w:t>
      </w:r>
      <w:r w:rsidR="00A63EBB" w:rsidRPr="007637BC">
        <w:rPr>
          <w:rFonts w:ascii="Arial" w:hAnsi="Arial" w:cs="Arial"/>
        </w:rPr>
        <w:t xml:space="preserve"> need to be introduced to convert Rescorla-Wagner model to a real-time model. Assume state </w:t>
      </w:r>
      <m:oMath>
        <m:r>
          <w:rPr>
            <w:rFonts w:ascii="Cambria Math" w:hAnsi="Cambria Math" w:cs="Arial"/>
          </w:rPr>
          <m:t>s</m:t>
        </m:r>
      </m:oMath>
      <w:r w:rsidR="00A63EBB" w:rsidRPr="007637BC">
        <w:rPr>
          <w:rFonts w:ascii="Arial" w:hAnsi="Arial" w:cs="Arial"/>
        </w:rPr>
        <w:t xml:space="preserve"> is described </w:t>
      </w:r>
      <w:r w:rsidR="00662407">
        <w:rPr>
          <w:rFonts w:ascii="Arial" w:hAnsi="Arial" w:cs="Arial"/>
        </w:rPr>
        <w:t xml:space="preserve">as </w:t>
      </w:r>
      <w:r w:rsidR="00A63EBB" w:rsidRPr="007637BC">
        <w:rPr>
          <w:rFonts w:ascii="Arial" w:hAnsi="Arial" w:cs="Arial"/>
        </w:rPr>
        <w:t xml:space="preserve">a vector of features </w:t>
      </w:r>
      <m:oMath>
        <m:r>
          <w:rPr>
            <w:rFonts w:ascii="Cambria Math" w:hAnsi="Cambria Math" w:cs="Arial"/>
          </w:rPr>
          <m:t>X(S)=(</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(s),</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(s),…,</m:t>
        </m:r>
        <m:sSub>
          <m:sSubPr>
            <m:ctrlPr>
              <w:rPr>
                <w:rFonts w:ascii="Cambria Math" w:hAnsi="Cambria Math" w:cs="Arial"/>
                <w:i/>
              </w:rPr>
            </m:ctrlPr>
          </m:sSubPr>
          <m:e>
            <m:r>
              <w:rPr>
                <w:rFonts w:ascii="Cambria Math" w:hAnsi="Cambria Math" w:cs="Arial"/>
              </w:rPr>
              <m:t>x</m:t>
            </m:r>
          </m:e>
          <m:sub>
            <m:r>
              <w:rPr>
                <w:rFonts w:ascii="Cambria Math" w:hAnsi="Cambria Math" w:cs="Arial"/>
              </w:rPr>
              <m:t>d</m:t>
            </m:r>
          </m:sub>
        </m:sSub>
        <m:r>
          <w:rPr>
            <w:rFonts w:ascii="Cambria Math" w:hAnsi="Cambria Math" w:cs="Arial"/>
          </w:rPr>
          <m:t>(s))</m:t>
        </m:r>
      </m:oMath>
      <w:r w:rsidR="00A63EBB" w:rsidRPr="007637BC">
        <w:rPr>
          <w:rFonts w:ascii="Arial" w:hAnsi="Arial" w:cs="Arial"/>
        </w:rPr>
        <w:t xml:space="preserve">. If the d-dimensional vector of associative strengths is </w:t>
      </w:r>
      <m:oMath>
        <m:r>
          <w:rPr>
            <w:rFonts w:ascii="Cambria Math" w:hAnsi="Cambria Math" w:cs="Arial"/>
          </w:rPr>
          <m:t>w</m:t>
        </m:r>
      </m:oMath>
      <w:r w:rsidR="00A63EBB" w:rsidRPr="007637BC">
        <w:rPr>
          <w:rFonts w:ascii="Arial" w:hAnsi="Arial" w:cs="Arial"/>
        </w:rPr>
        <w:t xml:space="preserve">, the aggregated associative strength is: </w:t>
      </w:r>
      <m:oMath>
        <m:r>
          <w:rPr>
            <w:rFonts w:ascii="Cambria Math" w:hAnsi="Cambria Math" w:cs="Arial"/>
          </w:rPr>
          <m:t>v</m:t>
        </m:r>
        <m:d>
          <m:dPr>
            <m:ctrlPr>
              <w:rPr>
                <w:rFonts w:ascii="Cambria Math" w:hAnsi="Cambria Math" w:cs="Arial"/>
                <w:i/>
              </w:rPr>
            </m:ctrlPr>
          </m:dPr>
          <m:e>
            <m:r>
              <w:rPr>
                <w:rFonts w:ascii="Cambria Math" w:hAnsi="Cambria Math" w:cs="Arial"/>
              </w:rPr>
              <m:t>s,w</m:t>
            </m:r>
          </m:e>
        </m:d>
        <m:r>
          <w:rPr>
            <w:rFonts w:ascii="Cambria Math" w:hAnsi="Cambria Math" w:cs="Arial"/>
          </w:rPr>
          <m:t>=</m:t>
        </m:r>
        <m:sSup>
          <m:sSupPr>
            <m:ctrlPr>
              <w:rPr>
                <w:rFonts w:ascii="Cambria Math" w:hAnsi="Cambria Math" w:cs="Arial"/>
                <w:i/>
              </w:rPr>
            </m:ctrlPr>
          </m:sSupPr>
          <m:e>
            <m:r>
              <w:rPr>
                <w:rFonts w:ascii="Cambria Math" w:hAnsi="Cambria Math" w:cs="Arial"/>
              </w:rPr>
              <m:t>w</m:t>
            </m:r>
          </m:e>
          <m:sup>
            <m:r>
              <w:rPr>
                <w:rFonts w:ascii="Cambria Math" w:hAnsi="Cambria Math" w:cs="Arial"/>
              </w:rPr>
              <m:t>T</m:t>
            </m:r>
          </m:sup>
        </m:sSup>
        <m:r>
          <w:rPr>
            <w:rFonts w:ascii="Cambria Math" w:hAnsi="Cambria Math" w:cs="Arial"/>
          </w:rPr>
          <m:t>X</m:t>
        </m:r>
      </m:oMath>
      <w:r w:rsidR="00DF01C0" w:rsidRPr="007637BC">
        <w:rPr>
          <w:rFonts w:ascii="Arial" w:hAnsi="Arial" w:cs="Arial"/>
        </w:rPr>
        <w:t xml:space="preserve">. To update </w:t>
      </w:r>
      <m:oMath>
        <m:r>
          <w:rPr>
            <w:rFonts w:ascii="Cambria Math" w:hAnsi="Cambria Math" w:cs="Arial"/>
          </w:rPr>
          <m:t>w</m:t>
        </m:r>
      </m:oMath>
      <w:r w:rsidR="00A63EBB" w:rsidRPr="007637BC">
        <w:rPr>
          <w:rFonts w:ascii="Arial" w:hAnsi="Arial" w:cs="Arial"/>
        </w:rPr>
        <w:t xml:space="preserve"> </w:t>
      </w:r>
      <w:r w:rsidR="00DF01C0" w:rsidRPr="007637BC">
        <w:rPr>
          <w:rFonts w:ascii="Arial" w:hAnsi="Arial" w:cs="Arial"/>
        </w:rPr>
        <w:t xml:space="preserve">on trail </w:t>
      </w:r>
      <m:oMath>
        <m:r>
          <w:rPr>
            <w:rFonts w:ascii="Cambria Math" w:hAnsi="Cambria Math" w:cs="Arial"/>
          </w:rPr>
          <m:t>t</m:t>
        </m:r>
      </m:oMath>
      <w:r w:rsidR="00A63EBB" w:rsidRPr="007637BC">
        <w:rPr>
          <w:rFonts w:ascii="Arial" w:hAnsi="Arial" w:cs="Arial"/>
        </w:rPr>
        <w:t>:</w:t>
      </w:r>
      <w:r w:rsidR="00DF01C0" w:rsidRPr="007637BC">
        <w:rPr>
          <w:rFonts w:ascii="Arial" w:hAnsi="Arial" w:cs="Arial"/>
        </w:rPr>
        <w:t xml:space="preserve"> </w:t>
      </w:r>
      <m:oMath>
        <m:sSub>
          <m:sSubPr>
            <m:ctrlPr>
              <w:rPr>
                <w:rFonts w:ascii="Cambria Math" w:hAnsi="Cambria Math" w:cs="Arial"/>
                <w:i/>
              </w:rPr>
            </m:ctrlPr>
          </m:sSubPr>
          <m:e>
            <m:r>
              <w:rPr>
                <w:rFonts w:ascii="Cambria Math" w:hAnsi="Cambria Math" w:cs="Arial"/>
              </w:rPr>
              <m:t>w</m:t>
            </m:r>
          </m:e>
          <m:sub>
            <m:r>
              <w:rPr>
                <w:rFonts w:ascii="Cambria Math" w:hAnsi="Cambria Math" w:cs="Arial"/>
              </w:rPr>
              <m:t>t+1</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t</m:t>
            </m:r>
          </m:sub>
        </m:sSub>
        <m:r>
          <w:rPr>
            <w:rFonts w:ascii="Cambria Math" w:hAnsi="Cambria Math" w:cs="Arial"/>
          </w:rPr>
          <m:t>+α</m:t>
        </m:r>
        <m:sSub>
          <m:sSubPr>
            <m:ctrlPr>
              <w:rPr>
                <w:rFonts w:ascii="Cambria Math" w:hAnsi="Cambria Math" w:cs="Arial"/>
                <w:i/>
              </w:rPr>
            </m:ctrlPr>
          </m:sSubPr>
          <m:e>
            <m:r>
              <w:rPr>
                <w:rFonts w:ascii="Cambria Math" w:hAnsi="Cambria Math" w:cs="Arial"/>
              </w:rPr>
              <m:t>δ</m:t>
            </m:r>
          </m:e>
          <m:sub>
            <m:r>
              <w:rPr>
                <w:rFonts w:ascii="Cambria Math" w:hAnsi="Cambria Math" w:cs="Arial"/>
              </w:rPr>
              <m:t>t</m:t>
            </m:r>
          </m:sub>
        </m:sSub>
        <m:r>
          <w:rPr>
            <w:rFonts w:ascii="Cambria Math" w:hAnsi="Cambria Math" w:cs="Arial"/>
          </w:rPr>
          <m:t>X(</m:t>
        </m:r>
        <m:sSub>
          <m:sSubPr>
            <m:ctrlPr>
              <w:rPr>
                <w:rFonts w:ascii="Cambria Math" w:hAnsi="Cambria Math" w:cs="Arial"/>
                <w:i/>
              </w:rPr>
            </m:ctrlPr>
          </m:sSubPr>
          <m:e>
            <m:r>
              <w:rPr>
                <w:rFonts w:ascii="Cambria Math" w:hAnsi="Cambria Math" w:cs="Arial"/>
              </w:rPr>
              <m:t>S</m:t>
            </m:r>
          </m:e>
          <m:sub>
            <m:r>
              <w:rPr>
                <w:rFonts w:ascii="Cambria Math" w:hAnsi="Cambria Math" w:cs="Arial"/>
              </w:rPr>
              <m:t>t</m:t>
            </m:r>
          </m:sub>
        </m:sSub>
        <m:r>
          <w:rPr>
            <w:rFonts w:ascii="Cambria Math" w:hAnsi="Cambria Math" w:cs="Arial"/>
          </w:rPr>
          <m:t>)</m:t>
        </m:r>
      </m:oMath>
      <w:r w:rsidR="00DF01C0" w:rsidRPr="007637BC">
        <w:rPr>
          <w:rFonts w:ascii="Arial" w:hAnsi="Arial" w:cs="Arial"/>
        </w:rPr>
        <w:t>.</w:t>
      </w:r>
      <w:r w:rsidR="003022F5" w:rsidRPr="007637BC">
        <w:rPr>
          <w:rFonts w:ascii="Arial" w:hAnsi="Arial" w:cs="Arial"/>
        </w:rPr>
        <w:t xml:space="preserve"> </w:t>
      </w:r>
      <m:oMath>
        <m:r>
          <w:rPr>
            <w:rFonts w:ascii="Cambria Math" w:hAnsi="Cambria Math" w:cs="Arial"/>
          </w:rPr>
          <m:t>α</m:t>
        </m:r>
      </m:oMath>
      <w:r w:rsidR="003022F5" w:rsidRPr="007637BC">
        <w:rPr>
          <w:rFonts w:ascii="Arial" w:hAnsi="Arial" w:cs="Arial"/>
        </w:rPr>
        <w:t xml:space="preserve"> is step-size parameter and </w:t>
      </w:r>
      <m:oMath>
        <m:r>
          <w:rPr>
            <w:rFonts w:ascii="Cambria Math" w:hAnsi="Cambria Math" w:cs="Arial"/>
          </w:rPr>
          <m:t>δ</m:t>
        </m:r>
      </m:oMath>
      <w:r w:rsidR="003022F5" w:rsidRPr="007637BC">
        <w:rPr>
          <w:rFonts w:ascii="Arial" w:hAnsi="Arial" w:cs="Arial"/>
        </w:rPr>
        <w:t xml:space="preserve"> is prediction error:</w:t>
      </w:r>
      <w:r w:rsidR="00DF01C0" w:rsidRPr="007637BC">
        <w:rPr>
          <w:rFonts w:ascii="Arial" w:hAnsi="Arial" w:cs="Arial"/>
        </w:rPr>
        <w:t xml:space="preserve"> </w:t>
      </w:r>
      <m:oMath>
        <m:sSub>
          <m:sSubPr>
            <m:ctrlPr>
              <w:rPr>
                <w:rFonts w:ascii="Cambria Math" w:hAnsi="Cambria Math" w:cs="Arial"/>
                <w:i/>
              </w:rPr>
            </m:ctrlPr>
          </m:sSubPr>
          <m:e>
            <m:r>
              <w:rPr>
                <w:rFonts w:ascii="Cambria Math" w:hAnsi="Cambria Math" w:cs="Arial"/>
              </w:rPr>
              <m:t>δ</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R</m:t>
            </m:r>
          </m:e>
          <m:sub>
            <m:r>
              <w:rPr>
                <w:rFonts w:ascii="Cambria Math" w:hAnsi="Cambria Math" w:cs="Arial"/>
              </w:rPr>
              <m:t>t</m:t>
            </m:r>
          </m:sub>
        </m:sSub>
        <m:r>
          <w:rPr>
            <w:rFonts w:ascii="Cambria Math" w:hAnsi="Cambria Math" w:cs="Arial"/>
          </w:rPr>
          <m:t>-v(</m:t>
        </m:r>
        <m:sSub>
          <m:sSubPr>
            <m:ctrlPr>
              <w:rPr>
                <w:rFonts w:ascii="Cambria Math" w:hAnsi="Cambria Math" w:cs="Arial"/>
                <w:i/>
              </w:rPr>
            </m:ctrlPr>
          </m:sSubPr>
          <m:e>
            <m:r>
              <w:rPr>
                <w:rFonts w:ascii="Cambria Math" w:hAnsi="Cambria Math" w:cs="Arial"/>
              </w:rPr>
              <m:t>S</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t</m:t>
            </m:r>
          </m:sub>
        </m:sSub>
        <m:r>
          <w:rPr>
            <w:rFonts w:ascii="Cambria Math" w:hAnsi="Cambria Math" w:cs="Arial"/>
          </w:rPr>
          <m:t>)</m:t>
        </m:r>
      </m:oMath>
      <w:r w:rsidR="003022F5" w:rsidRPr="007637BC">
        <w:rPr>
          <w:rFonts w:ascii="Arial" w:hAnsi="Arial" w:cs="Arial"/>
        </w:rPr>
        <w:t>.</w:t>
      </w:r>
      <w:r w:rsidR="00DF01C0" w:rsidRPr="007637BC">
        <w:rPr>
          <w:rFonts w:ascii="Arial" w:hAnsi="Arial" w:cs="Arial"/>
        </w:rPr>
        <w:t xml:space="preserve"> </w:t>
      </w:r>
      <m:oMath>
        <m:sSub>
          <m:sSubPr>
            <m:ctrlPr>
              <w:rPr>
                <w:rFonts w:ascii="Cambria Math" w:hAnsi="Cambria Math" w:cs="Arial"/>
                <w:i/>
              </w:rPr>
            </m:ctrlPr>
          </m:sSubPr>
          <m:e>
            <m:r>
              <w:rPr>
                <w:rFonts w:ascii="Cambria Math" w:hAnsi="Cambria Math" w:cs="Arial"/>
              </w:rPr>
              <m:t>R</m:t>
            </m:r>
          </m:e>
          <m:sub>
            <m:r>
              <w:rPr>
                <w:rFonts w:ascii="Cambria Math" w:hAnsi="Cambria Math" w:cs="Arial"/>
              </w:rPr>
              <m:t>t</m:t>
            </m:r>
          </m:sub>
        </m:sSub>
      </m:oMath>
      <w:r w:rsidR="003022F5" w:rsidRPr="007637BC">
        <w:rPr>
          <w:rFonts w:ascii="Arial" w:hAnsi="Arial" w:cs="Arial"/>
        </w:rPr>
        <w:t xml:space="preserve"> is </w:t>
      </w:r>
      <w:r w:rsidR="00DF01C0" w:rsidRPr="007637BC">
        <w:rPr>
          <w:rFonts w:ascii="Arial" w:hAnsi="Arial" w:cs="Arial"/>
        </w:rPr>
        <w:t xml:space="preserve">the prediction of magnitude of US on trial </w:t>
      </w:r>
      <m:oMath>
        <m:r>
          <w:rPr>
            <w:rFonts w:ascii="Cambria Math" w:hAnsi="Cambria Math" w:cs="Arial"/>
          </w:rPr>
          <m:t>t</m:t>
        </m:r>
      </m:oMath>
      <w:r w:rsidR="00DF01C0" w:rsidRPr="007637BC">
        <w:rPr>
          <w:rFonts w:ascii="Arial" w:hAnsi="Arial" w:cs="Arial"/>
        </w:rPr>
        <w:t xml:space="preserve">. </w:t>
      </w:r>
      <w:r w:rsidR="00BD06FD">
        <w:rPr>
          <w:rFonts w:ascii="Arial" w:hAnsi="Arial" w:cs="Arial"/>
        </w:rPr>
        <w:t>[4]</w:t>
      </w:r>
    </w:p>
    <w:p w14:paraId="0BF85A7F" w14:textId="51B474BB" w:rsidR="000C7A93" w:rsidRPr="007637BC" w:rsidRDefault="000C7A93" w:rsidP="00A63EBB">
      <w:pPr>
        <w:spacing w:after="60"/>
        <w:jc w:val="both"/>
        <w:rPr>
          <w:rFonts w:ascii="Arial" w:hAnsi="Arial" w:cs="Arial"/>
        </w:rPr>
      </w:pPr>
    </w:p>
    <w:p w14:paraId="47283B87" w14:textId="2527A6F0" w:rsidR="00071EF4" w:rsidRDefault="000C7A93" w:rsidP="00A63EBB">
      <w:pPr>
        <w:spacing w:after="60"/>
        <w:jc w:val="both"/>
        <w:rPr>
          <w:rFonts w:ascii="Arial" w:hAnsi="Arial" w:cs="Arial"/>
        </w:rPr>
      </w:pPr>
      <w:r w:rsidRPr="007637BC">
        <w:rPr>
          <w:rFonts w:ascii="Arial" w:hAnsi="Arial" w:cs="Arial"/>
        </w:rPr>
        <w:t xml:space="preserve">To fully arrive at TD model, we now change </w:t>
      </w:r>
      <m:oMath>
        <m:r>
          <w:rPr>
            <w:rFonts w:ascii="Cambria Math" w:hAnsi="Cambria Math" w:cs="Arial"/>
          </w:rPr>
          <m:t>t</m:t>
        </m:r>
      </m:oMath>
      <w:r w:rsidRPr="007637BC">
        <w:rPr>
          <w:rFonts w:ascii="Arial" w:hAnsi="Arial" w:cs="Arial"/>
        </w:rPr>
        <w:t xml:space="preserve"> to denote time step instead of a complete trial as above. And a short-term memory vector, eligibility trace </w:t>
      </w:r>
      <m:oMath>
        <m:sSub>
          <m:sSubPr>
            <m:ctrlPr>
              <w:rPr>
                <w:rFonts w:ascii="Cambria Math" w:hAnsi="Cambria Math" w:cs="Arial"/>
                <w:i/>
              </w:rPr>
            </m:ctrlPr>
          </m:sSubPr>
          <m:e>
            <m:r>
              <w:rPr>
                <w:rFonts w:ascii="Cambria Math" w:hAnsi="Cambria Math" w:cs="Arial"/>
              </w:rPr>
              <m:t>z</m:t>
            </m:r>
          </m:e>
          <m:sub>
            <m:r>
              <w:rPr>
                <w:rFonts w:ascii="Cambria Math" w:hAnsi="Cambria Math" w:cs="Arial"/>
              </w:rPr>
              <m:t>t</m:t>
            </m:r>
          </m:sub>
        </m:sSub>
      </m:oMath>
      <w:r w:rsidRPr="007637BC">
        <w:rPr>
          <w:rFonts w:ascii="Arial" w:hAnsi="Arial" w:cs="Arial"/>
        </w:rPr>
        <w:t xml:space="preserve"> is also introduced </w:t>
      </w:r>
      <w:r w:rsidR="009925ED" w:rsidRPr="007637BC">
        <w:rPr>
          <w:rFonts w:ascii="Arial" w:hAnsi="Arial" w:cs="Arial"/>
        </w:rPr>
        <w:t xml:space="preserve">to only update eligible states or actions. Now, the associative strength update becomes: </w:t>
      </w:r>
      <m:oMath>
        <m:sSub>
          <m:sSubPr>
            <m:ctrlPr>
              <w:rPr>
                <w:rFonts w:ascii="Cambria Math" w:hAnsi="Cambria Math" w:cs="Arial"/>
                <w:i/>
              </w:rPr>
            </m:ctrlPr>
          </m:sSubPr>
          <m:e>
            <m:r>
              <w:rPr>
                <w:rFonts w:ascii="Cambria Math" w:hAnsi="Cambria Math" w:cs="Arial"/>
              </w:rPr>
              <m:t>w</m:t>
            </m:r>
          </m:e>
          <m:sub>
            <m:r>
              <w:rPr>
                <w:rFonts w:ascii="Cambria Math" w:hAnsi="Cambria Math" w:cs="Arial"/>
              </w:rPr>
              <m:t>t+1</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t</m:t>
            </m:r>
          </m:sub>
        </m:sSub>
        <m:r>
          <w:rPr>
            <w:rFonts w:ascii="Cambria Math" w:hAnsi="Cambria Math" w:cs="Arial"/>
          </w:rPr>
          <m:t>+α</m:t>
        </m:r>
        <m:sSub>
          <m:sSubPr>
            <m:ctrlPr>
              <w:rPr>
                <w:rFonts w:ascii="Cambria Math" w:hAnsi="Cambria Math" w:cs="Arial"/>
                <w:i/>
              </w:rPr>
            </m:ctrlPr>
          </m:sSubPr>
          <m:e>
            <m:r>
              <w:rPr>
                <w:rFonts w:ascii="Cambria Math" w:hAnsi="Cambria Math" w:cs="Arial"/>
              </w:rPr>
              <m:t>δ</m:t>
            </m:r>
          </m:e>
          <m:sub>
            <m:r>
              <w:rPr>
                <w:rFonts w:ascii="Cambria Math" w:hAnsi="Cambria Math" w:cs="Arial"/>
              </w:rPr>
              <m:t>t</m:t>
            </m:r>
          </m:sub>
        </m:sSub>
        <m:sSub>
          <m:sSubPr>
            <m:ctrlPr>
              <w:rPr>
                <w:rFonts w:ascii="Cambria Math" w:hAnsi="Cambria Math" w:cs="Arial"/>
                <w:i/>
              </w:rPr>
            </m:ctrlPr>
          </m:sSubPr>
          <m:e>
            <m:r>
              <w:rPr>
                <w:rFonts w:ascii="Cambria Math" w:hAnsi="Cambria Math" w:cs="Arial"/>
              </w:rPr>
              <m:t>z</m:t>
            </m:r>
          </m:e>
          <m:sub>
            <m:r>
              <w:rPr>
                <w:rFonts w:ascii="Cambria Math" w:hAnsi="Cambria Math" w:cs="Arial"/>
              </w:rPr>
              <m:t>t</m:t>
            </m:r>
          </m:sub>
        </m:sSub>
      </m:oMath>
      <w:r w:rsidR="009925ED" w:rsidRPr="007637BC">
        <w:rPr>
          <w:rFonts w:ascii="Arial" w:hAnsi="Arial" w:cs="Arial"/>
        </w:rPr>
        <w:t xml:space="preserve">. The full state vector </w:t>
      </w:r>
      <m:oMath>
        <m:r>
          <w:rPr>
            <w:rFonts w:ascii="Cambria Math" w:hAnsi="Cambria Math" w:cs="Arial"/>
          </w:rPr>
          <m:t>X(S)</m:t>
        </m:r>
      </m:oMath>
      <w:r w:rsidR="009925ED" w:rsidRPr="007637BC">
        <w:rPr>
          <w:rFonts w:ascii="Arial" w:hAnsi="Arial" w:cs="Arial"/>
        </w:rPr>
        <w:t xml:space="preserve"> </w:t>
      </w:r>
      <w:r w:rsidR="00071EF4">
        <w:rPr>
          <w:rFonts w:ascii="Arial" w:hAnsi="Arial" w:cs="Arial"/>
        </w:rPr>
        <w:t xml:space="preserve">in </w:t>
      </w:r>
      <w:r w:rsidR="00071EF4" w:rsidRPr="007637BC">
        <w:rPr>
          <w:rFonts w:ascii="Arial" w:hAnsi="Arial" w:cs="Arial"/>
        </w:rPr>
        <w:t>Rescorla-Wagner model</w:t>
      </w:r>
      <w:r w:rsidR="00071EF4">
        <w:rPr>
          <w:rFonts w:ascii="Arial" w:hAnsi="Arial" w:cs="Arial"/>
        </w:rPr>
        <w:t xml:space="preserve"> </w:t>
      </w:r>
      <w:r w:rsidR="009925ED" w:rsidRPr="007637BC">
        <w:rPr>
          <w:rFonts w:ascii="Arial" w:hAnsi="Arial" w:cs="Arial"/>
        </w:rPr>
        <w:t xml:space="preserve">is replaced with eligibility trace vector. And prediction error now is: </w:t>
      </w:r>
      <m:oMath>
        <m:sSub>
          <m:sSubPr>
            <m:ctrlPr>
              <w:rPr>
                <w:rFonts w:ascii="Cambria Math" w:hAnsi="Cambria Math" w:cs="Arial"/>
                <w:i/>
              </w:rPr>
            </m:ctrlPr>
          </m:sSubPr>
          <m:e>
            <m:r>
              <w:rPr>
                <w:rFonts w:ascii="Cambria Math" w:hAnsi="Cambria Math" w:cs="Arial"/>
              </w:rPr>
              <m:t>δ</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R</m:t>
            </m:r>
          </m:e>
          <m:sub>
            <m:r>
              <w:rPr>
                <w:rFonts w:ascii="Cambria Math" w:hAnsi="Cambria Math" w:cs="Arial"/>
              </w:rPr>
              <m:t>t+1</m:t>
            </m:r>
          </m:sub>
        </m:sSub>
        <m:r>
          <w:rPr>
            <w:rFonts w:ascii="Cambria Math" w:hAnsi="Cambria Math" w:cs="Arial"/>
          </w:rPr>
          <m:t>+γv</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S</m:t>
                </m:r>
              </m:e>
              <m:sub>
                <m:r>
                  <w:rPr>
                    <w:rFonts w:ascii="Cambria Math" w:hAnsi="Cambria Math" w:cs="Arial"/>
                  </w:rPr>
                  <m:t>t+1</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t</m:t>
                </m:r>
              </m:sub>
            </m:sSub>
          </m:e>
        </m:d>
        <m:r>
          <w:rPr>
            <w:rFonts w:ascii="Cambria Math" w:hAnsi="Cambria Math" w:cs="Arial"/>
          </w:rPr>
          <m:t>-v(</m:t>
        </m:r>
        <m:sSub>
          <m:sSubPr>
            <m:ctrlPr>
              <w:rPr>
                <w:rFonts w:ascii="Cambria Math" w:hAnsi="Cambria Math" w:cs="Arial"/>
                <w:i/>
              </w:rPr>
            </m:ctrlPr>
          </m:sSubPr>
          <m:e>
            <m:r>
              <w:rPr>
                <w:rFonts w:ascii="Cambria Math" w:hAnsi="Cambria Math" w:cs="Arial"/>
              </w:rPr>
              <m:t>S</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t</m:t>
            </m:r>
          </m:sub>
        </m:sSub>
        <m:r>
          <w:rPr>
            <w:rFonts w:ascii="Cambria Math" w:hAnsi="Cambria Math" w:cs="Arial"/>
          </w:rPr>
          <m:t>)</m:t>
        </m:r>
      </m:oMath>
      <w:r w:rsidR="00610DDC" w:rsidRPr="007637BC">
        <w:rPr>
          <w:rFonts w:ascii="Arial" w:hAnsi="Arial" w:cs="Arial"/>
        </w:rPr>
        <w:t xml:space="preserve">, where </w:t>
      </w:r>
      <m:oMath>
        <m:r>
          <w:rPr>
            <w:rFonts w:ascii="Cambria Math" w:hAnsi="Cambria Math" w:cs="Arial"/>
          </w:rPr>
          <m:t>γ</m:t>
        </m:r>
      </m:oMath>
      <w:r w:rsidR="00610DDC" w:rsidRPr="007637BC">
        <w:rPr>
          <w:rFonts w:ascii="Arial" w:hAnsi="Arial" w:cs="Arial"/>
        </w:rPr>
        <w:t xml:space="preserve"> is the discount factor, </w:t>
      </w:r>
      <m:oMath>
        <m:sSub>
          <m:sSubPr>
            <m:ctrlPr>
              <w:rPr>
                <w:rFonts w:ascii="Cambria Math" w:hAnsi="Cambria Math" w:cs="Arial"/>
                <w:i/>
              </w:rPr>
            </m:ctrlPr>
          </m:sSubPr>
          <m:e>
            <m:r>
              <w:rPr>
                <w:rFonts w:ascii="Cambria Math" w:hAnsi="Cambria Math" w:cs="Arial"/>
              </w:rPr>
              <m:t>R</m:t>
            </m:r>
          </m:e>
          <m:sub>
            <m:r>
              <w:rPr>
                <w:rFonts w:ascii="Cambria Math" w:hAnsi="Cambria Math" w:cs="Arial"/>
              </w:rPr>
              <m:t>t+1</m:t>
            </m:r>
          </m:sub>
        </m:sSub>
      </m:oMath>
      <w:r w:rsidR="00610DDC" w:rsidRPr="007637BC">
        <w:rPr>
          <w:rFonts w:ascii="Arial" w:hAnsi="Arial" w:cs="Arial"/>
        </w:rPr>
        <w:t xml:space="preserve"> is the immediate reward after take an action, and </w:t>
      </w:r>
      <m:oMath>
        <m:r>
          <w:rPr>
            <w:rFonts w:ascii="Cambria Math" w:hAnsi="Cambria Math" w:cs="Arial"/>
          </w:rPr>
          <m:t>v</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S</m:t>
                </m:r>
              </m:e>
              <m:sub>
                <m:r>
                  <w:rPr>
                    <w:rFonts w:ascii="Cambria Math" w:hAnsi="Cambria Math" w:cs="Arial"/>
                  </w:rPr>
                  <m:t>t+1</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t</m:t>
                </m:r>
              </m:sub>
            </m:sSub>
          </m:e>
        </m:d>
      </m:oMath>
      <w:r w:rsidR="00610DDC" w:rsidRPr="007637BC">
        <w:rPr>
          <w:rFonts w:ascii="Arial" w:hAnsi="Arial" w:cs="Arial"/>
        </w:rPr>
        <w:t xml:space="preserve"> and </w:t>
      </w:r>
      <m:oMath>
        <m:r>
          <w:rPr>
            <w:rFonts w:ascii="Cambria Math" w:hAnsi="Cambria Math" w:cs="Arial"/>
          </w:rPr>
          <m:t>v(</m:t>
        </m:r>
        <m:sSub>
          <m:sSubPr>
            <m:ctrlPr>
              <w:rPr>
                <w:rFonts w:ascii="Cambria Math" w:hAnsi="Cambria Math" w:cs="Arial"/>
                <w:i/>
              </w:rPr>
            </m:ctrlPr>
          </m:sSubPr>
          <m:e>
            <m:r>
              <w:rPr>
                <w:rFonts w:ascii="Cambria Math" w:hAnsi="Cambria Math" w:cs="Arial"/>
              </w:rPr>
              <m:t>S</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t</m:t>
            </m:r>
          </m:sub>
        </m:sSub>
        <m:r>
          <w:rPr>
            <w:rFonts w:ascii="Cambria Math" w:hAnsi="Cambria Math" w:cs="Arial"/>
          </w:rPr>
          <m:t>)</m:t>
        </m:r>
      </m:oMath>
      <w:r w:rsidR="00610DDC" w:rsidRPr="007637BC">
        <w:rPr>
          <w:rFonts w:ascii="Arial" w:hAnsi="Arial" w:cs="Arial"/>
        </w:rPr>
        <w:t xml:space="preserve"> are aggregated associative strength at </w:t>
      </w:r>
      <m:oMath>
        <m:r>
          <w:rPr>
            <w:rFonts w:ascii="Cambria Math" w:hAnsi="Cambria Math" w:cs="Arial"/>
          </w:rPr>
          <m:t>t+1</m:t>
        </m:r>
      </m:oMath>
      <w:r w:rsidR="00610DDC" w:rsidRPr="007637BC">
        <w:rPr>
          <w:rFonts w:ascii="Arial" w:hAnsi="Arial" w:cs="Arial"/>
        </w:rPr>
        <w:t xml:space="preserve"> and </w:t>
      </w:r>
      <m:oMath>
        <m:r>
          <w:rPr>
            <w:rFonts w:ascii="Cambria Math" w:hAnsi="Cambria Math" w:cs="Arial"/>
          </w:rPr>
          <m:t>t</m:t>
        </m:r>
      </m:oMath>
      <w:r w:rsidR="00610DDC" w:rsidRPr="007637BC">
        <w:rPr>
          <w:rFonts w:ascii="Arial" w:hAnsi="Arial" w:cs="Arial"/>
        </w:rPr>
        <w:t xml:space="preserve"> which can be seen as value function. </w:t>
      </w:r>
      <w:r w:rsidR="00071EF4">
        <w:rPr>
          <w:rFonts w:ascii="Arial" w:hAnsi="Arial" w:cs="Arial"/>
        </w:rPr>
        <w:t xml:space="preserve">And this is the error correction architecture used by Q-learning: </w:t>
      </w:r>
      <m:oMath>
        <m:sSub>
          <m:sSubPr>
            <m:ctrlPr>
              <w:rPr>
                <w:rFonts w:ascii="Cambria Math" w:hAnsi="Cambria Math" w:cs="Arial"/>
                <w:i/>
              </w:rPr>
            </m:ctrlPr>
          </m:sSubPr>
          <m:e>
            <m:r>
              <w:rPr>
                <w:rFonts w:ascii="Cambria Math" w:hAnsi="Cambria Math" w:cs="Arial"/>
              </w:rPr>
              <m:t>R</m:t>
            </m:r>
          </m:e>
          <m:sub>
            <m:r>
              <w:rPr>
                <w:rFonts w:ascii="Cambria Math" w:hAnsi="Cambria Math" w:cs="Arial"/>
              </w:rPr>
              <m:t>t+1</m:t>
            </m:r>
          </m:sub>
        </m:sSub>
        <m:r>
          <w:rPr>
            <w:rFonts w:ascii="Cambria Math" w:hAnsi="Cambria Math" w:cs="Arial"/>
          </w:rPr>
          <m:t>+γmaxQ</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S</m:t>
                </m:r>
              </m:e>
              <m:sub>
                <m:r>
                  <w:rPr>
                    <w:rFonts w:ascii="Cambria Math" w:hAnsi="Cambria Math" w:cs="Arial"/>
                  </w:rPr>
                  <m:t>t+1</m:t>
                </m:r>
              </m:sub>
            </m:sSub>
            <m:r>
              <w:rPr>
                <w:rFonts w:ascii="Cambria Math" w:hAnsi="Cambria Math" w:cs="Arial"/>
              </w:rPr>
              <m:t>,a</m:t>
            </m:r>
          </m:e>
        </m:d>
        <m:r>
          <w:rPr>
            <w:rFonts w:ascii="Cambria Math" w:hAnsi="Cambria Math" w:cs="Arial"/>
          </w:rPr>
          <m:t>-Q(</m:t>
        </m:r>
        <m:sSub>
          <m:sSubPr>
            <m:ctrlPr>
              <w:rPr>
                <w:rFonts w:ascii="Cambria Math" w:hAnsi="Cambria Math" w:cs="Arial"/>
                <w:i/>
              </w:rPr>
            </m:ctrlPr>
          </m:sSubPr>
          <m:e>
            <m:r>
              <w:rPr>
                <w:rFonts w:ascii="Cambria Math" w:hAnsi="Cambria Math" w:cs="Arial"/>
              </w:rPr>
              <m:t>S</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t</m:t>
            </m:r>
          </m:sub>
        </m:sSub>
        <m:r>
          <w:rPr>
            <w:rFonts w:ascii="Cambria Math" w:hAnsi="Cambria Math" w:cs="Arial"/>
          </w:rPr>
          <m:t>)</m:t>
        </m:r>
      </m:oMath>
      <w:r w:rsidR="00071EF4">
        <w:rPr>
          <w:rFonts w:ascii="Arial" w:hAnsi="Arial" w:cs="Arial"/>
        </w:rPr>
        <w:t xml:space="preserve">. </w:t>
      </w:r>
      <w:r w:rsidR="003503F2">
        <w:rPr>
          <w:rFonts w:ascii="Arial" w:hAnsi="Arial" w:cs="Arial"/>
        </w:rPr>
        <w:t xml:space="preserve">With different value of decay parameter </w:t>
      </w:r>
      <m:oMath>
        <m:r>
          <w:rPr>
            <w:rFonts w:ascii="Cambria Math" w:hAnsi="Cambria Math" w:cs="Arial"/>
          </w:rPr>
          <m:t>λ</m:t>
        </m:r>
      </m:oMath>
      <w:r w:rsidR="003503F2">
        <w:rPr>
          <w:rFonts w:ascii="Arial" w:hAnsi="Arial" w:cs="Arial"/>
        </w:rPr>
        <w:t xml:space="preserve"> in the eligibility trace vector </w:t>
      </w:r>
      <m:oMath>
        <m:sSub>
          <m:sSubPr>
            <m:ctrlPr>
              <w:rPr>
                <w:rFonts w:ascii="Cambria Math" w:hAnsi="Cambria Math" w:cs="Arial"/>
                <w:i/>
              </w:rPr>
            </m:ctrlPr>
          </m:sSubPr>
          <m:e>
            <m:r>
              <w:rPr>
                <w:rFonts w:ascii="Cambria Math" w:hAnsi="Cambria Math" w:cs="Arial"/>
              </w:rPr>
              <m:t>z</m:t>
            </m:r>
          </m:e>
          <m:sub>
            <m:r>
              <w:rPr>
                <w:rFonts w:ascii="Cambria Math" w:hAnsi="Cambria Math" w:cs="Arial"/>
              </w:rPr>
              <m:t>t+1</m:t>
            </m:r>
          </m:sub>
        </m:sSub>
        <m:r>
          <w:rPr>
            <w:rFonts w:ascii="Cambria Math" w:hAnsi="Cambria Math" w:cs="Arial"/>
          </w:rPr>
          <m:t>=γλ</m:t>
        </m:r>
        <m:sSub>
          <m:sSubPr>
            <m:ctrlPr>
              <w:rPr>
                <w:rFonts w:ascii="Cambria Math" w:hAnsi="Cambria Math" w:cs="Arial"/>
                <w:i/>
              </w:rPr>
            </m:ctrlPr>
          </m:sSubPr>
          <m:e>
            <m:r>
              <w:rPr>
                <w:rFonts w:ascii="Cambria Math" w:hAnsi="Cambria Math" w:cs="Arial"/>
              </w:rPr>
              <m:t>z</m:t>
            </m:r>
          </m:e>
          <m:sub>
            <m:r>
              <w:rPr>
                <w:rFonts w:ascii="Cambria Math" w:hAnsi="Cambria Math" w:cs="Arial"/>
              </w:rPr>
              <m:t>t</m:t>
            </m:r>
          </m:sub>
        </m:sSub>
        <m:r>
          <w:rPr>
            <w:rFonts w:ascii="Cambria Math" w:hAnsi="Cambria Math" w:cs="Arial"/>
          </w:rPr>
          <m:t>+X(</m:t>
        </m:r>
        <m:sSub>
          <m:sSubPr>
            <m:ctrlPr>
              <w:rPr>
                <w:rFonts w:ascii="Cambria Math" w:hAnsi="Cambria Math" w:cs="Arial"/>
                <w:i/>
              </w:rPr>
            </m:ctrlPr>
          </m:sSubPr>
          <m:e>
            <m:r>
              <w:rPr>
                <w:rFonts w:ascii="Cambria Math" w:hAnsi="Cambria Math" w:cs="Arial"/>
              </w:rPr>
              <m:t>S</m:t>
            </m:r>
          </m:e>
          <m:sub>
            <m:r>
              <w:rPr>
                <w:rFonts w:ascii="Cambria Math" w:hAnsi="Cambria Math" w:cs="Arial"/>
              </w:rPr>
              <m:t>t</m:t>
            </m:r>
          </m:sub>
        </m:sSub>
        <m:r>
          <w:rPr>
            <w:rFonts w:ascii="Cambria Math" w:hAnsi="Cambria Math" w:cs="Arial"/>
          </w:rPr>
          <m:t>)</m:t>
        </m:r>
      </m:oMath>
      <w:r w:rsidR="003503F2">
        <w:rPr>
          <w:rFonts w:ascii="Arial" w:hAnsi="Arial" w:cs="Arial"/>
        </w:rPr>
        <w:t xml:space="preserve">, we have TD(λ) model which </w:t>
      </w:r>
      <w:r w:rsidR="003503F2" w:rsidRPr="003503F2">
        <w:rPr>
          <w:rFonts w:ascii="Arial" w:hAnsi="Arial" w:cs="Arial"/>
        </w:rPr>
        <w:t xml:space="preserve">can unify the whole spectrum from Monte Carlo (λ=1) to one-step TD </w:t>
      </w:r>
      <w:r w:rsidR="003503F2">
        <w:rPr>
          <w:rFonts w:ascii="Arial" w:hAnsi="Arial" w:cs="Arial"/>
        </w:rPr>
        <w:t xml:space="preserve">model </w:t>
      </w:r>
      <w:r w:rsidR="003503F2" w:rsidRPr="003503F2">
        <w:rPr>
          <w:rFonts w:ascii="Arial" w:hAnsi="Arial" w:cs="Arial"/>
        </w:rPr>
        <w:t>(λ=0)</w:t>
      </w:r>
      <w:r w:rsidR="002C1DEA">
        <w:rPr>
          <w:rFonts w:ascii="Arial" w:hAnsi="Arial" w:cs="Arial"/>
        </w:rPr>
        <w:t xml:space="preserve"> (e.g. Q-learning)</w:t>
      </w:r>
      <w:r w:rsidR="00BD06FD">
        <w:rPr>
          <w:rFonts w:ascii="Arial" w:hAnsi="Arial" w:cs="Arial"/>
        </w:rPr>
        <w:t xml:space="preserve"> [4].</w:t>
      </w:r>
      <w:r w:rsidR="004F2178">
        <w:rPr>
          <w:rFonts w:ascii="Arial" w:hAnsi="Arial" w:cs="Arial"/>
        </w:rPr>
        <w:t xml:space="preserve"> Therefore, we </w:t>
      </w:r>
      <w:r w:rsidR="002C1DEA">
        <w:rPr>
          <w:rFonts w:ascii="Arial" w:hAnsi="Arial" w:cs="Arial"/>
        </w:rPr>
        <w:t xml:space="preserve">can see </w:t>
      </w:r>
      <w:r w:rsidR="004F2178">
        <w:rPr>
          <w:rFonts w:ascii="Arial" w:hAnsi="Arial" w:cs="Arial"/>
        </w:rPr>
        <w:t xml:space="preserve">that the error correction model is one of the </w:t>
      </w:r>
      <w:r w:rsidR="002C1DEA">
        <w:rPr>
          <w:rFonts w:ascii="Arial" w:hAnsi="Arial" w:cs="Arial"/>
        </w:rPr>
        <w:t xml:space="preserve">fundamental </w:t>
      </w:r>
      <w:r w:rsidR="004F2178">
        <w:rPr>
          <w:rFonts w:ascii="Arial" w:hAnsi="Arial" w:cs="Arial"/>
        </w:rPr>
        <w:t xml:space="preserve">parts of </w:t>
      </w:r>
      <w:r w:rsidR="002C1DEA">
        <w:rPr>
          <w:rFonts w:ascii="Arial" w:hAnsi="Arial" w:cs="Arial"/>
        </w:rPr>
        <w:t xml:space="preserve">TD(λ) algorithm, so as </w:t>
      </w:r>
      <w:r w:rsidR="004F2178">
        <w:rPr>
          <w:rFonts w:ascii="Arial" w:hAnsi="Arial" w:cs="Arial"/>
        </w:rPr>
        <w:t>reinforcement learning architecture.</w:t>
      </w:r>
      <w:bookmarkStart w:id="10" w:name="_GoBack"/>
      <w:bookmarkEnd w:id="10"/>
    </w:p>
    <w:p w14:paraId="72C34AEB" w14:textId="491E07D1" w:rsidR="00BB17EB" w:rsidRDefault="00BB17EB" w:rsidP="00A63EBB">
      <w:pPr>
        <w:spacing w:after="60"/>
        <w:jc w:val="both"/>
        <w:rPr>
          <w:rFonts w:ascii="Arial" w:hAnsi="Arial" w:cs="Arial"/>
        </w:rPr>
      </w:pPr>
    </w:p>
    <w:p w14:paraId="5147E6A3" w14:textId="61552797" w:rsidR="00BB17EB" w:rsidRPr="00BB17EB" w:rsidRDefault="00BB17EB" w:rsidP="00BB17EB">
      <w:pPr>
        <w:pStyle w:val="Heading1"/>
      </w:pPr>
      <w:r w:rsidRPr="00BB17EB">
        <w:t>Reference</w:t>
      </w:r>
      <w:r>
        <w:t>s</w:t>
      </w:r>
      <w:r w:rsidRPr="00BB17EB">
        <w:t>:</w:t>
      </w:r>
    </w:p>
    <w:p w14:paraId="7F937532" w14:textId="77777777" w:rsidR="00BB17EB" w:rsidRPr="00C8718D" w:rsidRDefault="00BB17EB" w:rsidP="00BB17EB">
      <w:pPr>
        <w:spacing w:after="60"/>
        <w:jc w:val="both"/>
        <w:rPr>
          <w:rFonts w:ascii="Arial" w:hAnsi="Arial" w:cs="Arial"/>
          <w:sz w:val="20"/>
        </w:rPr>
      </w:pPr>
      <w:r w:rsidRPr="00C8718D">
        <w:rPr>
          <w:rFonts w:ascii="Arial" w:hAnsi="Arial" w:cs="Arial"/>
          <w:sz w:val="20"/>
        </w:rPr>
        <w:t xml:space="preserve">[1] Beleznay, F., Grobler, T. and Szepesvari, C., 1999. Comparing value-function estimation algorithms in undiscounted problems. </w:t>
      </w:r>
      <w:r w:rsidRPr="00ED3CC0">
        <w:rPr>
          <w:rFonts w:ascii="Arial" w:hAnsi="Arial" w:cs="Arial"/>
          <w:i/>
          <w:sz w:val="20"/>
        </w:rPr>
        <w:t>Technical Report</w:t>
      </w:r>
      <w:r w:rsidRPr="00C8718D">
        <w:rPr>
          <w:rFonts w:ascii="Arial" w:hAnsi="Arial" w:cs="Arial"/>
          <w:sz w:val="20"/>
        </w:rPr>
        <w:t xml:space="preserve"> TR-99-02, MindMaker Ltd.</w:t>
      </w:r>
    </w:p>
    <w:p w14:paraId="4E6E7612" w14:textId="16C2A82E" w:rsidR="00BB17EB" w:rsidRPr="00C8718D" w:rsidRDefault="00BB17EB" w:rsidP="00BB17EB">
      <w:pPr>
        <w:spacing w:after="60"/>
        <w:jc w:val="both"/>
        <w:rPr>
          <w:rFonts w:ascii="Arial" w:hAnsi="Arial" w:cs="Arial"/>
          <w:sz w:val="20"/>
        </w:rPr>
      </w:pPr>
      <w:r w:rsidRPr="00C8718D">
        <w:rPr>
          <w:rFonts w:ascii="Arial" w:hAnsi="Arial" w:cs="Arial"/>
          <w:sz w:val="20"/>
        </w:rPr>
        <w:t xml:space="preserve">[2] Even-Dar, E. and Mansour, Y., 2003. Learning rates for Q-learning. </w:t>
      </w:r>
      <w:r w:rsidRPr="00ED3CC0">
        <w:rPr>
          <w:rFonts w:ascii="Arial" w:hAnsi="Arial" w:cs="Arial"/>
          <w:i/>
          <w:sz w:val="20"/>
        </w:rPr>
        <w:t>Journal of Machine Learning Research</w:t>
      </w:r>
      <w:r w:rsidRPr="00C8718D">
        <w:rPr>
          <w:rFonts w:ascii="Arial" w:hAnsi="Arial" w:cs="Arial"/>
          <w:sz w:val="20"/>
        </w:rPr>
        <w:t>, 5(Dec), pp.1-25.</w:t>
      </w:r>
    </w:p>
    <w:p w14:paraId="44BA9B2B" w14:textId="2228A929" w:rsidR="00BB17EB" w:rsidRPr="00C8718D" w:rsidRDefault="00BB17EB" w:rsidP="00BB17EB">
      <w:pPr>
        <w:spacing w:after="60"/>
        <w:jc w:val="both"/>
        <w:rPr>
          <w:rFonts w:ascii="Arial" w:hAnsi="Arial" w:cs="Arial"/>
          <w:sz w:val="20"/>
        </w:rPr>
      </w:pPr>
      <w:r w:rsidRPr="00C8718D">
        <w:rPr>
          <w:rFonts w:ascii="Arial" w:hAnsi="Arial" w:cs="Arial"/>
          <w:sz w:val="20"/>
        </w:rPr>
        <w:t xml:space="preserve">[3] </w:t>
      </w:r>
      <w:r w:rsidR="00ED3CC0" w:rsidRPr="00ED3CC0">
        <w:rPr>
          <w:rFonts w:ascii="Arial" w:hAnsi="Arial" w:cs="Arial"/>
          <w:sz w:val="20"/>
        </w:rPr>
        <w:t xml:space="preserve">Hasselt, H.V., 2010. Double Q-learning. </w:t>
      </w:r>
      <w:r w:rsidR="00ED3CC0" w:rsidRPr="00ED3CC0">
        <w:rPr>
          <w:rFonts w:ascii="Arial" w:hAnsi="Arial" w:cs="Arial"/>
          <w:i/>
          <w:sz w:val="20"/>
        </w:rPr>
        <w:t>In Advances in Neural Information Processing Systems</w:t>
      </w:r>
      <w:r w:rsidR="00ED3CC0" w:rsidRPr="00ED3CC0">
        <w:rPr>
          <w:rFonts w:ascii="Arial" w:hAnsi="Arial" w:cs="Arial"/>
          <w:sz w:val="20"/>
        </w:rPr>
        <w:t xml:space="preserve"> (pp. 2613-2621).</w:t>
      </w:r>
    </w:p>
    <w:p w14:paraId="6C4D66CB" w14:textId="5FE48842" w:rsidR="00BB17EB" w:rsidRPr="00C8718D" w:rsidRDefault="00BB17EB" w:rsidP="00BB17EB">
      <w:pPr>
        <w:spacing w:after="60"/>
        <w:jc w:val="both"/>
        <w:rPr>
          <w:rFonts w:ascii="Arial" w:hAnsi="Arial" w:cs="Arial"/>
          <w:sz w:val="20"/>
        </w:rPr>
      </w:pPr>
      <w:r w:rsidRPr="00C8718D">
        <w:rPr>
          <w:rFonts w:ascii="Arial" w:hAnsi="Arial" w:cs="Arial"/>
          <w:sz w:val="20"/>
        </w:rPr>
        <w:t xml:space="preserve">[4] Sutton, R.S. and Barto, A.G., 2018. </w:t>
      </w:r>
      <w:r w:rsidRPr="00ED3CC0">
        <w:rPr>
          <w:rFonts w:ascii="Arial" w:hAnsi="Arial" w:cs="Arial"/>
          <w:i/>
          <w:sz w:val="20"/>
        </w:rPr>
        <w:t>Reinforcement learning: An introduction</w:t>
      </w:r>
      <w:r w:rsidRPr="00C8718D">
        <w:rPr>
          <w:rFonts w:ascii="Arial" w:hAnsi="Arial" w:cs="Arial"/>
          <w:sz w:val="20"/>
        </w:rPr>
        <w:t>. MIT press.</w:t>
      </w:r>
    </w:p>
    <w:p w14:paraId="52247754" w14:textId="2F7DC018" w:rsidR="006B4910" w:rsidRPr="00C8718D" w:rsidRDefault="00BB17EB" w:rsidP="00BB17EB">
      <w:pPr>
        <w:spacing w:after="60"/>
        <w:jc w:val="both"/>
        <w:rPr>
          <w:rFonts w:ascii="Arial" w:hAnsi="Arial" w:cs="Arial"/>
          <w:sz w:val="20"/>
        </w:rPr>
      </w:pPr>
      <w:r w:rsidRPr="00C8718D">
        <w:rPr>
          <w:rFonts w:ascii="Arial" w:hAnsi="Arial" w:cs="Arial"/>
          <w:sz w:val="20"/>
        </w:rPr>
        <w:t>[5]</w:t>
      </w:r>
      <w:r w:rsidR="00ED3CC0">
        <w:rPr>
          <w:rFonts w:ascii="Arial" w:hAnsi="Arial" w:cs="Arial"/>
          <w:sz w:val="20"/>
        </w:rPr>
        <w:t xml:space="preserve"> </w:t>
      </w:r>
      <w:r w:rsidRPr="00C8718D">
        <w:rPr>
          <w:rFonts w:ascii="Arial" w:hAnsi="Arial" w:cs="Arial"/>
          <w:sz w:val="20"/>
        </w:rPr>
        <w:t>Watkins, C.J.C.H., 1989. Learning from delayed rewards (Doctoral dissertation, King's College, Cambridge).</w:t>
      </w:r>
    </w:p>
    <w:sectPr w:rsidR="006B4910" w:rsidRPr="00C8718D" w:rsidSect="00B64B91">
      <w:footerReference w:type="default" r:id="rId33"/>
      <w:pgSz w:w="11906" w:h="16838"/>
      <w:pgMar w:top="1247" w:right="1247" w:bottom="1247" w:left="1247"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Xin Li" w:date="2019-03-26T21:03:00Z" w:initials="XL">
    <w:p w14:paraId="2C9933BF" w14:textId="166AA0D8" w:rsidR="00EB0CD1" w:rsidRDefault="00EB0CD1">
      <w:pPr>
        <w:pStyle w:val="CommentText"/>
      </w:pPr>
      <w:r>
        <w:rPr>
          <w:rStyle w:val="CommentReference"/>
        </w:rPr>
        <w:annotationRef/>
      </w:r>
      <w:r>
        <w:t>Outperform in terms of what metric? If we are not sure before we run the test, we can leave out the hypothesis. Not a must.</w:t>
      </w:r>
    </w:p>
  </w:comment>
  <w:comment w:id="1" w:author="Xin Li" w:date="2019-03-26T21:01:00Z" w:initials="XL">
    <w:p w14:paraId="7EEECFA9" w14:textId="2F032955" w:rsidR="00EB0CD1" w:rsidRDefault="00EB0CD1">
      <w:pPr>
        <w:pStyle w:val="CommentText"/>
      </w:pPr>
      <w:r>
        <w:rPr>
          <w:rStyle w:val="CommentReference"/>
        </w:rPr>
        <w:annotationRef/>
      </w:r>
      <w:r>
        <w:t>It looks to me Q converged faster than Double-Q. Q converged around 300, and maybe 450 for Double-Q. What do you think?</w:t>
      </w:r>
    </w:p>
  </w:comment>
  <w:comment w:id="2" w:author="Xin Li" w:date="2019-03-26T21:03:00Z" w:initials="XL">
    <w:p w14:paraId="5A8764A6" w14:textId="709729DB" w:rsidR="00EB0CD1" w:rsidRDefault="00EB0CD1">
      <w:pPr>
        <w:pStyle w:val="CommentText"/>
      </w:pPr>
      <w:r>
        <w:rPr>
          <w:rStyle w:val="CommentReference"/>
        </w:rPr>
        <w:annotationRef/>
      </w:r>
      <w:r>
        <w:t>Revisit hypothesis above.</w:t>
      </w:r>
    </w:p>
  </w:comment>
  <w:comment w:id="3" w:author="Xin Li" w:date="2019-03-26T21:18:00Z" w:initials="XL">
    <w:p w14:paraId="722DA4C6" w14:textId="0AEE7C4F" w:rsidR="00EB0CD1" w:rsidRDefault="00EB0CD1">
      <w:pPr>
        <w:pStyle w:val="CommentText"/>
      </w:pPr>
      <w:r>
        <w:rPr>
          <w:rStyle w:val="CommentReference"/>
        </w:rPr>
        <w:annotationRef/>
      </w:r>
      <w:r>
        <w:t>Just to avoid using two ‘moreover’ in a same paragraph.</w:t>
      </w:r>
    </w:p>
  </w:comment>
  <w:comment w:id="7" w:author="Xin Li" w:date="2019-03-26T21:07:00Z" w:initials="XL">
    <w:p w14:paraId="6A319F6F" w14:textId="0E19263D" w:rsidR="00EB0CD1" w:rsidRDefault="00EB0CD1">
      <w:pPr>
        <w:pStyle w:val="CommentText"/>
      </w:pPr>
      <w:r>
        <w:rPr>
          <w:rStyle w:val="CommentReference"/>
        </w:rPr>
        <w:annotationRef/>
      </w:r>
      <w:r>
        <w:t>We need to specify where those numbers come from. i.e. Table 3</w:t>
      </w:r>
    </w:p>
  </w:comment>
  <w:comment w:id="8" w:author="Xin Li" w:date="2019-03-26T21:09:00Z" w:initials="XL">
    <w:p w14:paraId="41D384E6" w14:textId="40DDBE2F" w:rsidR="00EB0CD1" w:rsidRDefault="00EB0CD1">
      <w:pPr>
        <w:pStyle w:val="CommentText"/>
      </w:pPr>
      <w:r>
        <w:rPr>
          <w:rStyle w:val="CommentReference"/>
        </w:rPr>
        <w:annotationRef/>
      </w:r>
      <w:r>
        <w:t>I agree Double Q is more stable from the figure, but Q converged faster?</w:t>
      </w:r>
    </w:p>
  </w:comment>
  <w:comment w:id="9" w:author="Xin Li" w:date="2019-03-26T21:11:00Z" w:initials="XL">
    <w:p w14:paraId="3888DFFA" w14:textId="47246C7C" w:rsidR="00EB0CD1" w:rsidRDefault="00EB0CD1">
      <w:pPr>
        <w:pStyle w:val="CommentText"/>
      </w:pPr>
      <w:r>
        <w:rPr>
          <w:rStyle w:val="CommentReference"/>
        </w:rPr>
        <w:annotationRef/>
      </w:r>
      <w:r>
        <w:t>“Poorly” is a generic word. Poorly in terms of what? I suggest we change to Q-learning is less stable?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C9933BF" w15:done="0"/>
  <w15:commentEx w15:paraId="7EEECFA9" w15:done="0"/>
  <w15:commentEx w15:paraId="5A8764A6" w15:done="0"/>
  <w15:commentEx w15:paraId="722DA4C6" w15:done="0"/>
  <w15:commentEx w15:paraId="6A319F6F" w15:done="0"/>
  <w15:commentEx w15:paraId="41D384E6" w15:done="0"/>
  <w15:commentEx w15:paraId="3888DFF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C9933BF" w16cid:durableId="20451207"/>
  <w16cid:commentId w16cid:paraId="7EEECFA9" w16cid:durableId="204511AC"/>
  <w16cid:commentId w16cid:paraId="5A8764A6" w16cid:durableId="20451223"/>
  <w16cid:commentId w16cid:paraId="722DA4C6" w16cid:durableId="204515B7"/>
  <w16cid:commentId w16cid:paraId="6A319F6F" w16cid:durableId="20451313"/>
  <w16cid:commentId w16cid:paraId="41D384E6" w16cid:durableId="2045138B"/>
  <w16cid:commentId w16cid:paraId="3888DFFA" w16cid:durableId="2045141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8DD5DA" w14:textId="77777777" w:rsidR="00EB0CD1" w:rsidRDefault="00EB0CD1" w:rsidP="00AA1E42">
      <w:pPr>
        <w:spacing w:after="0" w:line="240" w:lineRule="auto"/>
      </w:pPr>
      <w:r>
        <w:separator/>
      </w:r>
    </w:p>
  </w:endnote>
  <w:endnote w:type="continuationSeparator" w:id="0">
    <w:p w14:paraId="6409B7E8" w14:textId="77777777" w:rsidR="00EB0CD1" w:rsidRDefault="00EB0CD1" w:rsidP="00AA1E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9982465"/>
      <w:docPartObj>
        <w:docPartGallery w:val="Page Numbers (Bottom of Page)"/>
        <w:docPartUnique/>
      </w:docPartObj>
    </w:sdtPr>
    <w:sdtEndPr>
      <w:rPr>
        <w:noProof/>
      </w:rPr>
    </w:sdtEndPr>
    <w:sdtContent>
      <w:p w14:paraId="49AC4F87" w14:textId="5D2CED44" w:rsidR="00EB0CD1" w:rsidRDefault="00EB0C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275A0F4" w14:textId="77777777" w:rsidR="00EB0CD1" w:rsidRDefault="00EB0C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1CF591" w14:textId="77777777" w:rsidR="00EB0CD1" w:rsidRDefault="00EB0CD1" w:rsidP="00AA1E42">
      <w:pPr>
        <w:spacing w:after="0" w:line="240" w:lineRule="auto"/>
      </w:pPr>
      <w:r>
        <w:separator/>
      </w:r>
    </w:p>
  </w:footnote>
  <w:footnote w:type="continuationSeparator" w:id="0">
    <w:p w14:paraId="2EA10873" w14:textId="77777777" w:rsidR="00EB0CD1" w:rsidRDefault="00EB0CD1" w:rsidP="00AA1E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065BEA"/>
    <w:multiLevelType w:val="multilevel"/>
    <w:tmpl w:val="3C5E5E2C"/>
    <w:lvl w:ilvl="0">
      <w:start w:val="1"/>
      <w:numFmt w:val="decimal"/>
      <w:lvlText w:val="%1."/>
      <w:lvlJc w:val="left"/>
      <w:pPr>
        <w:ind w:left="720" w:hanging="360"/>
      </w:pPr>
    </w:lvl>
    <w:lvl w:ilvl="1">
      <w:start w:val="1"/>
      <w:numFmt w:val="decimal"/>
      <w:isLgl/>
      <w:lvlText w:val="%1.%2"/>
      <w:lvlJc w:val="left"/>
      <w:pPr>
        <w:ind w:left="732" w:hanging="37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Xin Li">
    <w15:presenceInfo w15:providerId="Windows Live" w15:userId="4ce345e6cc325b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LcwtDSwtDS2MAKyTZV0lIJTi4sz8/NACsxqAQBR7t0sAAAA"/>
  </w:docVars>
  <w:rsids>
    <w:rsidRoot w:val="00EB31F7"/>
    <w:rsid w:val="000236BA"/>
    <w:rsid w:val="000279D8"/>
    <w:rsid w:val="00033B38"/>
    <w:rsid w:val="0005463F"/>
    <w:rsid w:val="00071EF4"/>
    <w:rsid w:val="00072D8C"/>
    <w:rsid w:val="00095F20"/>
    <w:rsid w:val="000B0B1F"/>
    <w:rsid w:val="000C009D"/>
    <w:rsid w:val="000C7A93"/>
    <w:rsid w:val="00113EBC"/>
    <w:rsid w:val="001362C5"/>
    <w:rsid w:val="00140B10"/>
    <w:rsid w:val="00170DA9"/>
    <w:rsid w:val="00184283"/>
    <w:rsid w:val="00260210"/>
    <w:rsid w:val="00273D25"/>
    <w:rsid w:val="00275914"/>
    <w:rsid w:val="00291EF5"/>
    <w:rsid w:val="002A4C17"/>
    <w:rsid w:val="002C1DEA"/>
    <w:rsid w:val="002C4BE4"/>
    <w:rsid w:val="002D3DE6"/>
    <w:rsid w:val="003022F5"/>
    <w:rsid w:val="00302ED6"/>
    <w:rsid w:val="00324E96"/>
    <w:rsid w:val="003503F2"/>
    <w:rsid w:val="0035383D"/>
    <w:rsid w:val="00373C50"/>
    <w:rsid w:val="003A3DFD"/>
    <w:rsid w:val="003E024F"/>
    <w:rsid w:val="003F5F8B"/>
    <w:rsid w:val="00405F1D"/>
    <w:rsid w:val="00433159"/>
    <w:rsid w:val="00456127"/>
    <w:rsid w:val="00487269"/>
    <w:rsid w:val="004B5E90"/>
    <w:rsid w:val="004D05F9"/>
    <w:rsid w:val="004D1E68"/>
    <w:rsid w:val="004F2178"/>
    <w:rsid w:val="00524C87"/>
    <w:rsid w:val="00544708"/>
    <w:rsid w:val="00556799"/>
    <w:rsid w:val="005C0999"/>
    <w:rsid w:val="005C20C7"/>
    <w:rsid w:val="005E0B7A"/>
    <w:rsid w:val="005E0DCD"/>
    <w:rsid w:val="005E3E06"/>
    <w:rsid w:val="005E6F60"/>
    <w:rsid w:val="00603814"/>
    <w:rsid w:val="00610DDC"/>
    <w:rsid w:val="00642AF5"/>
    <w:rsid w:val="006432CC"/>
    <w:rsid w:val="00656AE8"/>
    <w:rsid w:val="00662407"/>
    <w:rsid w:val="00662FBF"/>
    <w:rsid w:val="00686C1F"/>
    <w:rsid w:val="00695586"/>
    <w:rsid w:val="0069613F"/>
    <w:rsid w:val="006A14E0"/>
    <w:rsid w:val="006B4910"/>
    <w:rsid w:val="006D1C8E"/>
    <w:rsid w:val="007637BC"/>
    <w:rsid w:val="00763D0C"/>
    <w:rsid w:val="007A60F2"/>
    <w:rsid w:val="007B7FF7"/>
    <w:rsid w:val="007E47CE"/>
    <w:rsid w:val="00835B65"/>
    <w:rsid w:val="00863503"/>
    <w:rsid w:val="008876D5"/>
    <w:rsid w:val="0089248D"/>
    <w:rsid w:val="008C7072"/>
    <w:rsid w:val="0093445F"/>
    <w:rsid w:val="00947C2A"/>
    <w:rsid w:val="00953DCB"/>
    <w:rsid w:val="009813BA"/>
    <w:rsid w:val="009925ED"/>
    <w:rsid w:val="009B3795"/>
    <w:rsid w:val="009E45A5"/>
    <w:rsid w:val="009F27D5"/>
    <w:rsid w:val="00A00BAA"/>
    <w:rsid w:val="00A031E9"/>
    <w:rsid w:val="00A26163"/>
    <w:rsid w:val="00A36399"/>
    <w:rsid w:val="00A369A7"/>
    <w:rsid w:val="00A50DCD"/>
    <w:rsid w:val="00A5283F"/>
    <w:rsid w:val="00A60D26"/>
    <w:rsid w:val="00A63EBB"/>
    <w:rsid w:val="00A767F1"/>
    <w:rsid w:val="00A94390"/>
    <w:rsid w:val="00AA1E42"/>
    <w:rsid w:val="00AC7D65"/>
    <w:rsid w:val="00AD023E"/>
    <w:rsid w:val="00AD5B41"/>
    <w:rsid w:val="00AE33C6"/>
    <w:rsid w:val="00B11EAF"/>
    <w:rsid w:val="00B35D5A"/>
    <w:rsid w:val="00B64B91"/>
    <w:rsid w:val="00B74EE6"/>
    <w:rsid w:val="00BA15D9"/>
    <w:rsid w:val="00BA3B39"/>
    <w:rsid w:val="00BB17EB"/>
    <w:rsid w:val="00BD06FD"/>
    <w:rsid w:val="00BE31BC"/>
    <w:rsid w:val="00C11527"/>
    <w:rsid w:val="00C33905"/>
    <w:rsid w:val="00C3615F"/>
    <w:rsid w:val="00C8718D"/>
    <w:rsid w:val="00CB178A"/>
    <w:rsid w:val="00CC586B"/>
    <w:rsid w:val="00CE63E6"/>
    <w:rsid w:val="00D64DCA"/>
    <w:rsid w:val="00D96580"/>
    <w:rsid w:val="00DF01C0"/>
    <w:rsid w:val="00DF5440"/>
    <w:rsid w:val="00DF55AD"/>
    <w:rsid w:val="00DF7194"/>
    <w:rsid w:val="00E0131B"/>
    <w:rsid w:val="00E05675"/>
    <w:rsid w:val="00E12FE1"/>
    <w:rsid w:val="00E26A0A"/>
    <w:rsid w:val="00E3764B"/>
    <w:rsid w:val="00E55C9E"/>
    <w:rsid w:val="00EB0CD1"/>
    <w:rsid w:val="00EB31F7"/>
    <w:rsid w:val="00EC1B26"/>
    <w:rsid w:val="00ED23FC"/>
    <w:rsid w:val="00ED3CC0"/>
    <w:rsid w:val="00EE0335"/>
    <w:rsid w:val="00EF4BDF"/>
    <w:rsid w:val="00F215D0"/>
    <w:rsid w:val="00F330D0"/>
    <w:rsid w:val="00F45079"/>
    <w:rsid w:val="00F54FB5"/>
    <w:rsid w:val="00F92A4C"/>
    <w:rsid w:val="00FC1A3F"/>
    <w:rsid w:val="00FC4B99"/>
    <w:rsid w:val="00FC5DD6"/>
    <w:rsid w:val="00FD176D"/>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1E473D"/>
  <w15:chartTrackingRefBased/>
  <w15:docId w15:val="{F4057721-C0E6-4864-9A6E-D3035D55CD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31E9"/>
    <w:pPr>
      <w:keepNext/>
      <w:keepLines/>
      <w:spacing w:after="60" w:line="240" w:lineRule="auto"/>
      <w:outlineLvl w:val="0"/>
    </w:pPr>
    <w:rPr>
      <w:rFonts w:ascii="Arial" w:eastAsiaTheme="majorEastAsia" w:hAnsi="Arial" w:cstheme="majorBidi"/>
      <w:b/>
      <w:color w:val="2F5496" w:themeColor="accent1" w:themeShade="BF"/>
      <w:szCs w:val="32"/>
    </w:rPr>
  </w:style>
  <w:style w:type="paragraph" w:styleId="Heading2">
    <w:name w:val="heading 2"/>
    <w:basedOn w:val="Normal"/>
    <w:next w:val="Normal"/>
    <w:link w:val="Heading2Char"/>
    <w:uiPriority w:val="9"/>
    <w:unhideWhenUsed/>
    <w:qFormat/>
    <w:rsid w:val="00A031E9"/>
    <w:pPr>
      <w:keepNext/>
      <w:keepLines/>
      <w:spacing w:after="60" w:line="240" w:lineRule="auto"/>
      <w:outlineLvl w:val="1"/>
    </w:pPr>
    <w:rPr>
      <w:rFonts w:ascii="Arial" w:eastAsiaTheme="majorEastAsia" w:hAnsi="Arial" w:cstheme="majorBidi"/>
      <w:b/>
      <w:color w:val="2F5496" w:themeColor="accent1" w:themeShade="BF"/>
      <w:szCs w:val="26"/>
    </w:rPr>
  </w:style>
  <w:style w:type="paragraph" w:styleId="Heading3">
    <w:name w:val="heading 3"/>
    <w:basedOn w:val="Normal"/>
    <w:next w:val="Normal"/>
    <w:link w:val="Heading3Char"/>
    <w:uiPriority w:val="9"/>
    <w:unhideWhenUsed/>
    <w:qFormat/>
    <w:rsid w:val="006A14E0"/>
    <w:pPr>
      <w:keepNext/>
      <w:keepLines/>
      <w:spacing w:after="60" w:line="240" w:lineRule="auto"/>
      <w:outlineLvl w:val="2"/>
    </w:pPr>
    <w:rPr>
      <w:rFonts w:ascii="Arial" w:eastAsiaTheme="majorEastAsia" w:hAnsi="Arial" w:cstheme="majorBidi"/>
      <w:color w:val="2F5496" w:themeColor="accent1" w:themeShade="B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63EBB"/>
    <w:rPr>
      <w:color w:val="808080"/>
    </w:rPr>
  </w:style>
  <w:style w:type="paragraph" w:styleId="Title">
    <w:name w:val="Title"/>
    <w:basedOn w:val="Normal"/>
    <w:next w:val="Normal"/>
    <w:link w:val="TitleChar"/>
    <w:uiPriority w:val="10"/>
    <w:qFormat/>
    <w:rsid w:val="007637BC"/>
    <w:pPr>
      <w:spacing w:after="60" w:line="240" w:lineRule="auto"/>
      <w:contextualSpacing/>
    </w:pPr>
    <w:rPr>
      <w:rFonts w:ascii="Arial" w:eastAsiaTheme="majorEastAsia" w:hAnsi="Arial" w:cstheme="majorBidi"/>
      <w:b/>
      <w:spacing w:val="-10"/>
      <w:kern w:val="28"/>
      <w:szCs w:val="56"/>
    </w:rPr>
  </w:style>
  <w:style w:type="character" w:customStyle="1" w:styleId="TitleChar">
    <w:name w:val="Title Char"/>
    <w:basedOn w:val="DefaultParagraphFont"/>
    <w:link w:val="Title"/>
    <w:uiPriority w:val="10"/>
    <w:rsid w:val="007637BC"/>
    <w:rPr>
      <w:rFonts w:ascii="Arial" w:eastAsiaTheme="majorEastAsia" w:hAnsi="Arial" w:cstheme="majorBidi"/>
      <w:b/>
      <w:spacing w:val="-10"/>
      <w:kern w:val="28"/>
      <w:szCs w:val="56"/>
    </w:rPr>
  </w:style>
  <w:style w:type="character" w:customStyle="1" w:styleId="Heading1Char">
    <w:name w:val="Heading 1 Char"/>
    <w:basedOn w:val="DefaultParagraphFont"/>
    <w:link w:val="Heading1"/>
    <w:uiPriority w:val="9"/>
    <w:rsid w:val="00A031E9"/>
    <w:rPr>
      <w:rFonts w:ascii="Arial" w:eastAsiaTheme="majorEastAsia" w:hAnsi="Arial" w:cstheme="majorBidi"/>
      <w:b/>
      <w:color w:val="2F5496" w:themeColor="accent1" w:themeShade="BF"/>
      <w:szCs w:val="32"/>
    </w:rPr>
  </w:style>
  <w:style w:type="character" w:customStyle="1" w:styleId="Heading2Char">
    <w:name w:val="Heading 2 Char"/>
    <w:basedOn w:val="DefaultParagraphFont"/>
    <w:link w:val="Heading2"/>
    <w:uiPriority w:val="9"/>
    <w:rsid w:val="00A031E9"/>
    <w:rPr>
      <w:rFonts w:ascii="Arial" w:eastAsiaTheme="majorEastAsia" w:hAnsi="Arial" w:cstheme="majorBidi"/>
      <w:b/>
      <w:color w:val="2F5496" w:themeColor="accent1" w:themeShade="BF"/>
      <w:szCs w:val="26"/>
    </w:rPr>
  </w:style>
  <w:style w:type="paragraph" w:styleId="ListParagraph">
    <w:name w:val="List Paragraph"/>
    <w:basedOn w:val="Normal"/>
    <w:uiPriority w:val="34"/>
    <w:qFormat/>
    <w:rsid w:val="00A031E9"/>
    <w:pPr>
      <w:ind w:left="720"/>
      <w:contextualSpacing/>
    </w:pPr>
  </w:style>
  <w:style w:type="table" w:styleId="TableGrid">
    <w:name w:val="Table Grid"/>
    <w:basedOn w:val="TableNormal"/>
    <w:uiPriority w:val="39"/>
    <w:rsid w:val="00A031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031E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031E9"/>
    <w:rPr>
      <w:rFonts w:ascii="Segoe UI" w:hAnsi="Segoe UI" w:cs="Segoe UI"/>
      <w:sz w:val="18"/>
      <w:szCs w:val="18"/>
    </w:rPr>
  </w:style>
  <w:style w:type="character" w:customStyle="1" w:styleId="Heading3Char">
    <w:name w:val="Heading 3 Char"/>
    <w:basedOn w:val="DefaultParagraphFont"/>
    <w:link w:val="Heading3"/>
    <w:uiPriority w:val="9"/>
    <w:rsid w:val="006A14E0"/>
    <w:rPr>
      <w:rFonts w:ascii="Arial" w:eastAsiaTheme="majorEastAsia" w:hAnsi="Arial" w:cstheme="majorBidi"/>
      <w:color w:val="2F5496" w:themeColor="accent1" w:themeShade="BF"/>
      <w:szCs w:val="24"/>
    </w:rPr>
  </w:style>
  <w:style w:type="paragraph" w:styleId="NormalWeb">
    <w:name w:val="Normal (Web)"/>
    <w:basedOn w:val="Normal"/>
    <w:uiPriority w:val="99"/>
    <w:semiHidden/>
    <w:unhideWhenUsed/>
    <w:rsid w:val="00D96580"/>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AA1E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1E42"/>
  </w:style>
  <w:style w:type="paragraph" w:styleId="Footer">
    <w:name w:val="footer"/>
    <w:basedOn w:val="Normal"/>
    <w:link w:val="FooterChar"/>
    <w:uiPriority w:val="99"/>
    <w:unhideWhenUsed/>
    <w:rsid w:val="00AA1E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1E42"/>
  </w:style>
  <w:style w:type="paragraph" w:styleId="NoSpacing">
    <w:name w:val="No Spacing"/>
    <w:uiPriority w:val="1"/>
    <w:qFormat/>
    <w:rsid w:val="00A36399"/>
    <w:pPr>
      <w:spacing w:after="0" w:line="240" w:lineRule="auto"/>
    </w:pPr>
  </w:style>
  <w:style w:type="paragraph" w:styleId="Revision">
    <w:name w:val="Revision"/>
    <w:hidden/>
    <w:uiPriority w:val="99"/>
    <w:semiHidden/>
    <w:rsid w:val="00A36399"/>
    <w:pPr>
      <w:spacing w:after="0" w:line="240" w:lineRule="auto"/>
    </w:pPr>
  </w:style>
  <w:style w:type="paragraph" w:styleId="Caption">
    <w:name w:val="caption"/>
    <w:basedOn w:val="Normal"/>
    <w:next w:val="Normal"/>
    <w:uiPriority w:val="35"/>
    <w:unhideWhenUsed/>
    <w:qFormat/>
    <w:rsid w:val="00A36399"/>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EC1B26"/>
    <w:rPr>
      <w:sz w:val="16"/>
      <w:szCs w:val="16"/>
    </w:rPr>
  </w:style>
  <w:style w:type="paragraph" w:styleId="CommentText">
    <w:name w:val="annotation text"/>
    <w:basedOn w:val="Normal"/>
    <w:link w:val="CommentTextChar"/>
    <w:uiPriority w:val="99"/>
    <w:semiHidden/>
    <w:unhideWhenUsed/>
    <w:rsid w:val="00EC1B26"/>
    <w:pPr>
      <w:spacing w:line="240" w:lineRule="auto"/>
    </w:pPr>
    <w:rPr>
      <w:sz w:val="20"/>
      <w:szCs w:val="20"/>
    </w:rPr>
  </w:style>
  <w:style w:type="character" w:customStyle="1" w:styleId="CommentTextChar">
    <w:name w:val="Comment Text Char"/>
    <w:basedOn w:val="DefaultParagraphFont"/>
    <w:link w:val="CommentText"/>
    <w:uiPriority w:val="99"/>
    <w:semiHidden/>
    <w:rsid w:val="00EC1B26"/>
    <w:rPr>
      <w:sz w:val="20"/>
      <w:szCs w:val="20"/>
    </w:rPr>
  </w:style>
  <w:style w:type="paragraph" w:styleId="CommentSubject">
    <w:name w:val="annotation subject"/>
    <w:basedOn w:val="CommentText"/>
    <w:next w:val="CommentText"/>
    <w:link w:val="CommentSubjectChar"/>
    <w:uiPriority w:val="99"/>
    <w:semiHidden/>
    <w:unhideWhenUsed/>
    <w:rsid w:val="00EC1B26"/>
    <w:rPr>
      <w:b/>
      <w:bCs/>
    </w:rPr>
  </w:style>
  <w:style w:type="character" w:customStyle="1" w:styleId="CommentSubjectChar">
    <w:name w:val="Comment Subject Char"/>
    <w:basedOn w:val="CommentTextChar"/>
    <w:link w:val="CommentSubject"/>
    <w:uiPriority w:val="99"/>
    <w:semiHidden/>
    <w:rsid w:val="00EC1B2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543209">
      <w:bodyDiv w:val="1"/>
      <w:marLeft w:val="0"/>
      <w:marRight w:val="0"/>
      <w:marTop w:val="0"/>
      <w:marBottom w:val="0"/>
      <w:divBdr>
        <w:top w:val="none" w:sz="0" w:space="0" w:color="auto"/>
        <w:left w:val="none" w:sz="0" w:space="0" w:color="auto"/>
        <w:bottom w:val="none" w:sz="0" w:space="0" w:color="auto"/>
        <w:right w:val="none" w:sz="0" w:space="0" w:color="auto"/>
      </w:divBdr>
      <w:divsChild>
        <w:div w:id="1056779084">
          <w:marLeft w:val="0"/>
          <w:marRight w:val="0"/>
          <w:marTop w:val="0"/>
          <w:marBottom w:val="0"/>
          <w:divBdr>
            <w:top w:val="none" w:sz="0" w:space="0" w:color="auto"/>
            <w:left w:val="none" w:sz="0" w:space="0" w:color="auto"/>
            <w:bottom w:val="none" w:sz="0" w:space="0" w:color="auto"/>
            <w:right w:val="none" w:sz="0" w:space="0" w:color="auto"/>
          </w:divBdr>
        </w:div>
      </w:divsChild>
    </w:div>
    <w:div w:id="501042647">
      <w:bodyDiv w:val="1"/>
      <w:marLeft w:val="0"/>
      <w:marRight w:val="0"/>
      <w:marTop w:val="0"/>
      <w:marBottom w:val="0"/>
      <w:divBdr>
        <w:top w:val="none" w:sz="0" w:space="0" w:color="auto"/>
        <w:left w:val="none" w:sz="0" w:space="0" w:color="auto"/>
        <w:bottom w:val="none" w:sz="0" w:space="0" w:color="auto"/>
        <w:right w:val="none" w:sz="0" w:space="0" w:color="auto"/>
      </w:divBdr>
    </w:div>
    <w:div w:id="588779803">
      <w:bodyDiv w:val="1"/>
      <w:marLeft w:val="0"/>
      <w:marRight w:val="0"/>
      <w:marTop w:val="0"/>
      <w:marBottom w:val="0"/>
      <w:divBdr>
        <w:top w:val="none" w:sz="0" w:space="0" w:color="auto"/>
        <w:left w:val="none" w:sz="0" w:space="0" w:color="auto"/>
        <w:bottom w:val="none" w:sz="0" w:space="0" w:color="auto"/>
        <w:right w:val="none" w:sz="0" w:space="0" w:color="auto"/>
      </w:divBdr>
    </w:div>
    <w:div w:id="789864197">
      <w:bodyDiv w:val="1"/>
      <w:marLeft w:val="0"/>
      <w:marRight w:val="0"/>
      <w:marTop w:val="0"/>
      <w:marBottom w:val="0"/>
      <w:divBdr>
        <w:top w:val="none" w:sz="0" w:space="0" w:color="auto"/>
        <w:left w:val="none" w:sz="0" w:space="0" w:color="auto"/>
        <w:bottom w:val="none" w:sz="0" w:space="0" w:color="auto"/>
        <w:right w:val="none" w:sz="0" w:space="0" w:color="auto"/>
      </w:divBdr>
    </w:div>
    <w:div w:id="791286004">
      <w:bodyDiv w:val="1"/>
      <w:marLeft w:val="0"/>
      <w:marRight w:val="0"/>
      <w:marTop w:val="0"/>
      <w:marBottom w:val="0"/>
      <w:divBdr>
        <w:top w:val="none" w:sz="0" w:space="0" w:color="auto"/>
        <w:left w:val="none" w:sz="0" w:space="0" w:color="auto"/>
        <w:bottom w:val="none" w:sz="0" w:space="0" w:color="auto"/>
        <w:right w:val="none" w:sz="0" w:space="0" w:color="auto"/>
      </w:divBdr>
    </w:div>
    <w:div w:id="1176773041">
      <w:bodyDiv w:val="1"/>
      <w:marLeft w:val="0"/>
      <w:marRight w:val="0"/>
      <w:marTop w:val="0"/>
      <w:marBottom w:val="0"/>
      <w:divBdr>
        <w:top w:val="none" w:sz="0" w:space="0" w:color="auto"/>
        <w:left w:val="none" w:sz="0" w:space="0" w:color="auto"/>
        <w:bottom w:val="none" w:sz="0" w:space="0" w:color="auto"/>
        <w:right w:val="none" w:sz="0" w:space="0" w:color="auto"/>
      </w:divBdr>
      <w:divsChild>
        <w:div w:id="645086196">
          <w:marLeft w:val="0"/>
          <w:marRight w:val="0"/>
          <w:marTop w:val="0"/>
          <w:marBottom w:val="0"/>
          <w:divBdr>
            <w:top w:val="none" w:sz="0" w:space="0" w:color="auto"/>
            <w:left w:val="none" w:sz="0" w:space="0" w:color="auto"/>
            <w:bottom w:val="none" w:sz="0" w:space="0" w:color="auto"/>
            <w:right w:val="none" w:sz="0" w:space="0" w:color="auto"/>
          </w:divBdr>
        </w:div>
        <w:div w:id="1732340561">
          <w:marLeft w:val="0"/>
          <w:marRight w:val="0"/>
          <w:marTop w:val="0"/>
          <w:marBottom w:val="0"/>
          <w:divBdr>
            <w:top w:val="none" w:sz="0" w:space="0" w:color="auto"/>
            <w:left w:val="none" w:sz="0" w:space="0" w:color="auto"/>
            <w:bottom w:val="none" w:sz="0" w:space="0" w:color="auto"/>
            <w:right w:val="none" w:sz="0" w:space="0" w:color="auto"/>
          </w:divBdr>
        </w:div>
        <w:div w:id="422383112">
          <w:marLeft w:val="0"/>
          <w:marRight w:val="0"/>
          <w:marTop w:val="0"/>
          <w:marBottom w:val="0"/>
          <w:divBdr>
            <w:top w:val="none" w:sz="0" w:space="0" w:color="auto"/>
            <w:left w:val="none" w:sz="0" w:space="0" w:color="auto"/>
            <w:bottom w:val="none" w:sz="0" w:space="0" w:color="auto"/>
            <w:right w:val="none" w:sz="0" w:space="0" w:color="auto"/>
          </w:divBdr>
        </w:div>
      </w:divsChild>
    </w:div>
    <w:div w:id="1399285004">
      <w:bodyDiv w:val="1"/>
      <w:marLeft w:val="0"/>
      <w:marRight w:val="0"/>
      <w:marTop w:val="0"/>
      <w:marBottom w:val="0"/>
      <w:divBdr>
        <w:top w:val="none" w:sz="0" w:space="0" w:color="auto"/>
        <w:left w:val="none" w:sz="0" w:space="0" w:color="auto"/>
        <w:bottom w:val="none" w:sz="0" w:space="0" w:color="auto"/>
        <w:right w:val="none" w:sz="0" w:space="0" w:color="auto"/>
      </w:divBdr>
    </w:div>
    <w:div w:id="1402603360">
      <w:bodyDiv w:val="1"/>
      <w:marLeft w:val="0"/>
      <w:marRight w:val="0"/>
      <w:marTop w:val="0"/>
      <w:marBottom w:val="0"/>
      <w:divBdr>
        <w:top w:val="none" w:sz="0" w:space="0" w:color="auto"/>
        <w:left w:val="none" w:sz="0" w:space="0" w:color="auto"/>
        <w:bottom w:val="none" w:sz="0" w:space="0" w:color="auto"/>
        <w:right w:val="none" w:sz="0" w:space="0" w:color="auto"/>
      </w:divBdr>
    </w:div>
    <w:div w:id="1861772429">
      <w:bodyDiv w:val="1"/>
      <w:marLeft w:val="0"/>
      <w:marRight w:val="0"/>
      <w:marTop w:val="0"/>
      <w:marBottom w:val="0"/>
      <w:divBdr>
        <w:top w:val="none" w:sz="0" w:space="0" w:color="auto"/>
        <w:left w:val="none" w:sz="0" w:space="0" w:color="auto"/>
        <w:bottom w:val="none" w:sz="0" w:space="0" w:color="auto"/>
        <w:right w:val="none" w:sz="0" w:space="0" w:color="auto"/>
      </w:divBdr>
      <w:divsChild>
        <w:div w:id="744690166">
          <w:marLeft w:val="0"/>
          <w:marRight w:val="0"/>
          <w:marTop w:val="0"/>
          <w:marBottom w:val="0"/>
          <w:divBdr>
            <w:top w:val="none" w:sz="0" w:space="0" w:color="auto"/>
            <w:left w:val="none" w:sz="0" w:space="0" w:color="auto"/>
            <w:bottom w:val="none" w:sz="0" w:space="0" w:color="auto"/>
            <w:right w:val="none" w:sz="0" w:space="0" w:color="auto"/>
          </w:divBdr>
        </w:div>
        <w:div w:id="1835292945">
          <w:marLeft w:val="0"/>
          <w:marRight w:val="0"/>
          <w:marTop w:val="0"/>
          <w:marBottom w:val="0"/>
          <w:divBdr>
            <w:top w:val="none" w:sz="0" w:space="0" w:color="auto"/>
            <w:left w:val="none" w:sz="0" w:space="0" w:color="auto"/>
            <w:bottom w:val="none" w:sz="0" w:space="0" w:color="auto"/>
            <w:right w:val="none" w:sz="0" w:space="0" w:color="auto"/>
          </w:divBdr>
        </w:div>
        <w:div w:id="19075648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comments" Target="comments.xm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tif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microsoft.com/office/2016/09/relationships/commentsIds" Target="commentsIds.xml"/><Relationship Id="rId35"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D1797F-A495-468B-B65C-E6458811D4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12</Pages>
  <Words>4307</Words>
  <Characters>24556</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 Li</dc:creator>
  <cp:keywords/>
  <dc:description/>
  <cp:lastModifiedBy>Xin Li</cp:lastModifiedBy>
  <cp:revision>9</cp:revision>
  <dcterms:created xsi:type="dcterms:W3CDTF">2019-03-26T20:43:00Z</dcterms:created>
  <dcterms:modified xsi:type="dcterms:W3CDTF">2019-03-31T09:33:00Z</dcterms:modified>
</cp:coreProperties>
</file>